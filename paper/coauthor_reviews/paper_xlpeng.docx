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6132" w14:textId="77777777" w:rsidR="00645190" w:rsidRDefault="00000000">
      <w:pPr>
        <w:pStyle w:val="Title"/>
      </w:pPr>
      <w:r>
        <w:t>Survival-guided matrix factorization identifies reproducible prognostic programs in pancreatic cancer</w:t>
      </w:r>
    </w:p>
    <w:p w14:paraId="1BFDA783" w14:textId="77777777" w:rsidR="00645190" w:rsidRDefault="00000000">
      <w:pPr>
        <w:pStyle w:val="Author"/>
      </w:pPr>
      <w:r>
        <w:t>Amber M. Young</w:t>
      </w:r>
    </w:p>
    <w:p w14:paraId="6D101917" w14:textId="77777777" w:rsidR="00645190" w:rsidRDefault="00000000">
      <w:pPr>
        <w:pStyle w:val="FirstParagraph"/>
      </w:pPr>
      <w:r>
        <w:t xml:space="preserve">Identifying the transcriptional programs that predict clinical outcomes is central to molecular subtyping and prognostic stratification in cancer </w:t>
      </w:r>
      <w:commentRangeStart w:id="0"/>
      <w:r>
        <w:t xml:space="preserve">(1). </w:t>
      </w:r>
      <w:commentRangeEnd w:id="0"/>
      <w:r w:rsidR="00E53966">
        <w:rPr>
          <w:rStyle w:val="CommentReference"/>
        </w:rPr>
        <w:commentReference w:id="0"/>
      </w:r>
      <w:r>
        <w:t xml:space="preserve">Bulk transcriptomic profiling remains the dominant technology for the large, clinically annotated cohorts required for such survival modeling, but each expression profile is a composite of malignant cells, cancer-associated fibroblasts, immune infiltrates, and other microenvironmental components (2). As a result, these signatures may be diluted or obscured by variation in cellular composition across samples. Nonnegative matrix factorization (NMF) has been instrumental in resolving this mixture into additive, interpretable gene programs corresponding to recognizable cell types or transcriptional states (3–5). In pancreatic ductal adenocarcinoma (PDAC), this approach has yielded key biological insights, including the identification of molecular subtypes </w:t>
      </w:r>
      <w:commentRangeStart w:id="1"/>
      <w:r>
        <w:t>(1)</w:t>
      </w:r>
      <w:commentRangeEnd w:id="1"/>
      <w:r w:rsidR="00E53966">
        <w:rPr>
          <w:rStyle w:val="CommentReference"/>
        </w:rPr>
        <w:commentReference w:id="1"/>
      </w:r>
      <w:r>
        <w:t>, the basal-like and classical tumor programs defined through virtual microdissection (4), and compartment-specific deconvolution of tumor and microenvironmental signals (5).</w:t>
      </w:r>
    </w:p>
    <w:p w14:paraId="1D9F72A8" w14:textId="77777777" w:rsidR="00645190" w:rsidRDefault="00000000">
      <w:pPr>
        <w:pStyle w:val="BodyText"/>
      </w:pPr>
      <w:r>
        <w:t>However, the standard approach discovers these programs through unsupervised factorization (6) and only then evaluates their clinical relevance retrospectively (1, 7). Because unsupervised NMF minimizes reconstruction error, its factors tend to be dominated by the highest-variance patterns in the data, which may reflect tissue composition or other outcome-neutral sources rather than prognostic biology (8, 9). In PDAC, tissue-composition signals such as from exocrine cells reflect low tumor purity rather than cancer cell-intrinsic programs and carry little prognostic value (10, 11). This misalignment between variance and prognosis extends beyond PDAC: tumor purity alone accounts for a large fraction of expression variation across cancer types (12), yet the objective optimized during unsupervised discovery (reconstruction error) differs fundamentally from the criterion used during evaluation (survival association) (9). Identifying the prognostically relevant programs among the discovered factors requires extensive downstream evaluation: over a decade of PDAC subtyping was needed to converge on a robust basal/classical dichotomy, first defined through virtual microdissection (4) and subsequently confirmed in independent cohorts (10), single-cell analyses (13, 14), and prospective clinical profiling (15).</w:t>
      </w:r>
    </w:p>
    <w:p w14:paraId="08FE4EB5" w14:textId="77777777" w:rsidR="00645190" w:rsidRDefault="00000000">
      <w:pPr>
        <w:pStyle w:val="BodyText"/>
      </w:pPr>
      <w:r>
        <w:t>Sufficient dimension reduction theory establishes that response-guided subspace estimation targets directions most relevant to the outcome, whereas variance-maximizing projections can miss outcome-relevant structure entirely (9, 16), and outcome-weighted methods have demonstrated this advantage in clustering and principal component settings (8, 17). Whether this advantage extends to NMF-based deconvolution, where nonnegative constraints restrict the factor space geometry, censored survival outcomes provide a noisier supervisory signal, and overly aggressive survival gradients could compromise the mixture-coefficient interpretation of sample loadings, remains an open empirical question.</w:t>
      </w:r>
    </w:p>
    <w:p w14:paraId="1F1E27A9" w14:textId="77777777" w:rsidR="00645190" w:rsidRDefault="00000000">
      <w:pPr>
        <w:pStyle w:val="BodyText"/>
      </w:pPr>
      <w:r>
        <w:lastRenderedPageBreak/>
        <w:t xml:space="preserve">Here we present DeSurv, a survival-supervised deconvolution framework that integrates NMF with Cox proportional hazards modeling. The key architectural choice is that the survival gradient acts on the gene program matrix </w:t>
      </w:r>
      <m:oMath>
        <m:r>
          <w:rPr>
            <w:rFonts w:ascii="Cambria Math" w:hAnsi="Cambria Math"/>
          </w:rPr>
          <m:t>W</m:t>
        </m:r>
      </m:oMath>
      <w:r>
        <w:t xml:space="preserve"> but not on the sample loadings </w:t>
      </w:r>
      <m:oMath>
        <m:r>
          <w:rPr>
            <w:rFonts w:ascii="Cambria Math" w:hAnsi="Cambria Math"/>
          </w:rPr>
          <m:t>H</m:t>
        </m:r>
      </m:oMath>
      <w:r>
        <w:t xml:space="preserve">, directing gene programs toward outcome-relevant structure while preserving the interpretation of loadings as mixture coefficients (3, 18). Because </w:t>
      </w:r>
      <m:oMath>
        <m:r>
          <w:rPr>
            <w:rFonts w:ascii="Cambria Math" w:hAnsi="Cambria Math"/>
          </w:rPr>
          <m:t>W</m:t>
        </m:r>
      </m:oMath>
      <w:r>
        <w:t xml:space="preserve"> defines shared transcriptomic programs, new samples can be scored by projection (</w:t>
      </w:r>
      <m:oMath>
        <m:sSub>
          <m:sSubPr>
            <m:ctrlPr>
              <w:rPr>
                <w:rFonts w:ascii="Cambria Math" w:hAnsi="Cambria Math"/>
              </w:rPr>
            </m:ctrlPr>
          </m:sSubPr>
          <m:e>
            <m:r>
              <w:rPr>
                <w:rFonts w:ascii="Cambria Math" w:hAnsi="Cambria Math"/>
              </w:rPr>
              <m:t>Z</m:t>
            </m:r>
          </m:e>
          <m:sub>
            <m:r>
              <m:rPr>
                <m:nor/>
              </m:rPr>
              <m:t>new</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xml:space="preserve">) without requiring re-optimization, a property not shared by methods that route supervision through </w:t>
      </w:r>
      <m:oMath>
        <m:r>
          <w:rPr>
            <w:rFonts w:ascii="Cambria Math" w:hAnsi="Cambria Math"/>
          </w:rPr>
          <m:t>H</m:t>
        </m:r>
      </m:oMath>
      <w:r>
        <w:t xml:space="preserve"> (19, 20). A supervision parameter </w:t>
      </w:r>
      <m:oMath>
        <m:r>
          <w:rPr>
            <w:rFonts w:ascii="Cambria Math" w:hAnsi="Cambria Math"/>
          </w:rPr>
          <m:t>α</m:t>
        </m:r>
      </m:oMath>
      <w:r>
        <w:t xml:space="preserve"> and the factorization rank </w:t>
      </w:r>
      <m:oMath>
        <m:r>
          <w:rPr>
            <w:rFonts w:ascii="Cambria Math" w:hAnsi="Cambria Math"/>
          </w:rPr>
          <m:t>k</m:t>
        </m:r>
      </m:oMath>
      <w:r>
        <w:t xml:space="preserve"> are jointly selected via cross-validated concordance (Methods).</w:t>
      </w:r>
    </w:p>
    <w:p w14:paraId="62E430D2" w14:textId="4F8D6AF0" w:rsidR="00645190" w:rsidRDefault="00000000">
      <w:pPr>
        <w:pStyle w:val="BodyText"/>
      </w:pPr>
      <w:r>
        <w:t xml:space="preserve">We evaluate DeSurv in two settings. In simulations with known latent structure and survival associations, DeSurv recovers the true factorization rank and prognostic programs more reliably than standard NMF. Critically, its advantage scales with the gap between the highest-variance and most prognostic subspaces and vanishes under null conditions where no survival signal exists, confirming that the method adapts to the structure of the data rather than imposing spurious survival associations. In PDAC, survival supervision produces a different factor structure: DeSurv concentrates survival signal into a single factor coupling classical tumor identity with </w:t>
      </w:r>
      <w:del w:id="2" w:author="Peng, Xianlu" w:date="2026-03-19T09:18:00Z" w16du:dateUtc="2026-03-19T13:18:00Z">
        <w:r w:rsidDel="00E53966">
          <w:delText>iCAF</w:delText>
        </w:r>
      </w:del>
      <w:proofErr w:type="spellStart"/>
      <w:ins w:id="3" w:author="Peng, Xianlu" w:date="2026-03-19T09:18:00Z" w16du:dateUtc="2026-03-19T13:18:00Z">
        <w:r w:rsidR="00E53966">
          <w:rPr>
            <w:rFonts w:eastAsiaTheme="minorHAnsi" w:hint="eastAsia"/>
            <w:lang w:eastAsia="zh-CN"/>
          </w:rPr>
          <w:t>restCAF</w:t>
        </w:r>
      </w:ins>
      <w:proofErr w:type="spellEnd"/>
      <w:r>
        <w:t>-associated stroma, a prognostic axis that unsupervised methods distribute across multiple factors, while the exocrine-compositional variation that dominates standard NMF is not represented as a dedicated factor. These survival-aligned factors generalize across independent PDAC cohorts with consistent hazard ratios and clearer survival separation than their unsupervised counterparts, without retraining or cohort-specific tuning. Because the misalignment between reconstruction-optimal and outcome-relevant subspaces is not unique to PDAC (tumor purity variation dominates expression landscapes across cancer types), DeSurv provides a general framework for extracting outcome-relevant programs from bulk tumor transcriptomes wherever unsupervised factors conflate biological signal with compositional noise. The method is implemented in an open-source R package (</w:t>
      </w:r>
      <w:hyperlink r:id="rId12">
        <w:r>
          <w:rPr>
            <w:rStyle w:val="Hyperlink"/>
          </w:rPr>
          <w:t>https://github.com/ayoung31/DeSurv</w:t>
        </w:r>
      </w:hyperlink>
      <w:r>
        <w:t>).</w:t>
      </w:r>
    </w:p>
    <w:p w14:paraId="6731CB7E" w14:textId="77777777" w:rsidR="00645190" w:rsidRDefault="00000000">
      <w:pPr>
        <w:pStyle w:val="Heading1"/>
      </w:pPr>
      <w:bookmarkStart w:id="4" w:name="results"/>
      <w:r>
        <w:t>Results</w:t>
      </w:r>
    </w:p>
    <w:p w14:paraId="7C588D7E" w14:textId="77777777" w:rsidR="00645190" w:rsidRDefault="00000000">
      <w:pPr>
        <w:pStyle w:val="Heading2"/>
      </w:pPr>
      <w:bookmarkStart w:id="5" w:name="model-overview"/>
      <w:r>
        <w:t>Model Overview</w:t>
      </w:r>
    </w:p>
    <w:p w14:paraId="6C390A1D" w14:textId="77777777" w:rsidR="00645190" w:rsidRDefault="00000000">
      <w:pPr>
        <w:pStyle w:val="FirstParagraph"/>
      </w:pPr>
      <w:r>
        <w:t xml:space="preserve">We developed DeSurv, a survival-supervised deconvolution framework (Fig. </w:t>
      </w:r>
      <w:hyperlink w:anchor="fig:schema">
        <w:r>
          <w:rPr>
            <w:rStyle w:val="Hyperlink"/>
          </w:rPr>
          <w:t>[fig:schema]</w:t>
        </w:r>
      </w:hyperlink>
      <w:r>
        <w:t>; Methods), and evaluated it in controlled simulations and PDAC cohort analysis with external validation.</w:t>
      </w:r>
    </w:p>
    <w:p w14:paraId="6345F7BD" w14:textId="77777777" w:rsidR="00645190" w:rsidRDefault="00000000">
      <w:pPr>
        <w:pStyle w:val="BodyText"/>
      </w:pPr>
      <w:r>
        <w:t>image</w:t>
      </w:r>
    </w:p>
    <w:p w14:paraId="0E3DFB95" w14:textId="77777777" w:rsidR="00645190" w:rsidRDefault="00000000">
      <w:pPr>
        <w:pStyle w:val="Heading2"/>
      </w:pPr>
      <w:bookmarkStart w:id="6" w:name="X5cd798111e25859f8d25d9f1870530d963a5760"/>
      <w:bookmarkEnd w:id="5"/>
      <w:r>
        <w:t>Survival supervision clarifies NMF rank selection</w:t>
      </w:r>
    </w:p>
    <w:p w14:paraId="7AE94882" w14:textId="77777777" w:rsidR="00645190" w:rsidRDefault="00000000">
      <w:pPr>
        <w:pStyle w:val="FirstParagraph"/>
      </w:pPr>
      <w:r>
        <w:t>We first asked whether incorporating survival outcomes resolves the instability of unsupervised rank selection heuristics (6, 21). Using gene expression data from the PDAC training cohorts (TCGA (22) and CPTAC (23); Methods), we evaluated commonly used unsupervised criteria across a range of candidate ranks.</w:t>
      </w:r>
    </w:p>
    <w:p w14:paraId="628FAB12" w14:textId="77777777" w:rsidR="00645190" w:rsidRDefault="00000000">
      <w:pPr>
        <w:pStyle w:val="BodyText"/>
      </w:pPr>
      <w:r>
        <w:lastRenderedPageBreak/>
        <w:t>Standard NMF diagnostics (reconstruction residuals, cophenetic correlation, mean silhouette width) yielded inconsistent guidance across candidate ranks (SI Appendix, Fig. S4).</w:t>
      </w:r>
    </w:p>
    <w:p w14:paraId="3CA2B784" w14:textId="77777777" w:rsidR="00645190" w:rsidRDefault="00000000">
      <w:pPr>
        <w:pStyle w:val="BodyText"/>
      </w:pPr>
      <w:r>
        <w:t xml:space="preserve">Because the goal is prognostic factorization, DeSurv selects </w:t>
      </w:r>
      <m:oMath>
        <m:r>
          <w:rPr>
            <w:rFonts w:ascii="Cambria Math" w:hAnsi="Cambria Math"/>
          </w:rPr>
          <m:t>k</m:t>
        </m:r>
      </m:oMath>
      <w:r>
        <w:t xml:space="preserve"> using the criterion that directly measures prognostic performance: cross-validated concordance index (C-index), optimized jointly with supervision strength </w:t>
      </w:r>
      <m:oMath>
        <m:r>
          <w:rPr>
            <w:rFonts w:ascii="Cambria Math" w:hAnsi="Cambria Math"/>
          </w:rPr>
          <m:t>α</m:t>
        </m:r>
      </m:oMath>
      <w:r>
        <w:t xml:space="preserve">. The resulting C-index surface identified a coherent region of high performance (Fig. </w:t>
      </w:r>
      <w:hyperlink w:anchor="fig:sim">
        <w:r>
          <w:rPr>
            <w:rStyle w:val="Hyperlink"/>
          </w:rPr>
          <w:t>[fig:sim]</w:t>
        </w:r>
      </w:hyperlink>
      <w:r>
        <w:t xml:space="preserve">D). Model selection followed the one-standard-error rule (Methods): we selected the smallest </w:t>
      </w:r>
      <m:oMath>
        <m:r>
          <w:rPr>
            <w:rFonts w:ascii="Cambria Math" w:hAnsi="Cambria Math"/>
          </w:rPr>
          <m:t>k</m:t>
        </m:r>
      </m:oMath>
      <w:r>
        <w:t xml:space="preserve"> whose predicted performance lay within one standard error of the maximum, yielding a parsimonious choice. Applying the 1-SE rule to the Bayesian optimization surface selected </w:t>
      </w:r>
      <m:oMath>
        <m:r>
          <w:rPr>
            <w:rFonts w:ascii="Cambria Math" w:hAnsi="Cambria Math"/>
          </w:rPr>
          <m:t>k</m:t>
        </m:r>
        <m:r>
          <m:rPr>
            <m:sty m:val="p"/>
          </m:rPr>
          <w:rPr>
            <w:rFonts w:ascii="Cambria Math" w:hAnsi="Cambria Math"/>
          </w:rPr>
          <m:t>=</m:t>
        </m:r>
        <m:r>
          <w:rPr>
            <w:rFonts w:ascii="Cambria Math" w:hAnsi="Cambria Math"/>
          </w:rPr>
          <m:t>3</m:t>
        </m:r>
      </m:oMath>
      <w:r>
        <w:t xml:space="preserve"> and </w:t>
      </w:r>
      <m:oMath>
        <m:r>
          <w:rPr>
            <w:rFonts w:ascii="Cambria Math" w:hAnsi="Cambria Math"/>
          </w:rPr>
          <m:t>α</m:t>
        </m:r>
        <m:r>
          <m:rPr>
            <m:sty m:val="p"/>
          </m:rPr>
          <w:rPr>
            <w:rFonts w:ascii="Cambria Math" w:hAnsi="Cambria Math"/>
          </w:rPr>
          <m:t>=</m:t>
        </m:r>
        <m:r>
          <w:rPr>
            <w:rFonts w:ascii="Cambria Math" w:hAnsi="Cambria Math"/>
          </w:rPr>
          <m:t>0.334</m:t>
        </m:r>
      </m:oMath>
      <w:r>
        <w:t xml:space="preserve"> (peak C-index </w:t>
      </w:r>
      <m:oMath>
        <m:r>
          <w:rPr>
            <w:rFonts w:ascii="Cambria Math" w:hAnsi="Cambria Math"/>
          </w:rPr>
          <m:t>0.655</m:t>
        </m:r>
      </m:oMath>
      <w:r>
        <w:t xml:space="preserve">; </w:t>
      </w:r>
      <m:oMath>
        <m:r>
          <w:rPr>
            <w:rFonts w:ascii="Cambria Math" w:hAnsi="Cambria Math"/>
          </w:rPr>
          <m:t>n</m:t>
        </m:r>
        <m:r>
          <m:rPr>
            <m:sty m:val="p"/>
          </m:rPr>
          <w:rPr>
            <w:rFonts w:ascii="Cambria Math" w:hAnsi="Cambria Math"/>
          </w:rPr>
          <m:t>=</m:t>
        </m:r>
        <m:r>
          <w:rPr>
            <w:rFonts w:ascii="Cambria Math" w:hAnsi="Cambria Math"/>
          </w:rPr>
          <m:t>273</m:t>
        </m:r>
      </m:oMath>
      <w:r>
        <w:t xml:space="preserve"> patients, </w:t>
      </w:r>
      <m:oMath>
        <m:r>
          <w:rPr>
            <w:rFonts w:ascii="Cambria Math" w:hAnsi="Cambria Math"/>
          </w:rPr>
          <m:t>139</m:t>
        </m:r>
      </m:oMath>
      <w:r>
        <w:t xml:space="preserve"> events). Survival-supervised model selection thus resolves the rank ambiguity that unsupervised heuristics leave open, yielding a single parsimonious factorization for downstream evaluation.</w:t>
      </w:r>
    </w:p>
    <w:p w14:paraId="496724F6" w14:textId="77777777" w:rsidR="00645190" w:rsidRDefault="00000000">
      <w:pPr>
        <w:pStyle w:val="BodyText"/>
      </w:pPr>
      <w:r>
        <w:rPr>
          <w:noProof/>
        </w:rPr>
        <w:drawing>
          <wp:inline distT="0" distB="0" distL="0" distR="0" wp14:anchorId="4D524B43" wp14:editId="691E214E">
            <wp:extent cx="5334000" cy="4923692"/>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19fd6f08b799dd46887fb6e81ba22a74356709c8.pdf"/>
                    <pic:cNvPicPr>
                      <a:picLocks noChangeAspect="1" noChangeArrowheads="1"/>
                    </pic:cNvPicPr>
                  </pic:nvPicPr>
                  <pic:blipFill>
                    <a:blip r:embed="rId13"/>
                    <a:stretch>
                      <a:fillRect/>
                    </a:stretch>
                  </pic:blipFill>
                  <pic:spPr bwMode="auto">
                    <a:xfrm>
                      <a:off x="0" y="0"/>
                      <a:ext cx="5334000" cy="4923692"/>
                    </a:xfrm>
                    <a:prstGeom prst="rect">
                      <a:avLst/>
                    </a:prstGeom>
                    <a:noFill/>
                    <a:ln w="9525">
                      <a:noFill/>
                      <a:headEnd/>
                      <a:tailEnd/>
                    </a:ln>
                  </pic:spPr>
                </pic:pic>
              </a:graphicData>
            </a:graphic>
          </wp:inline>
        </w:drawing>
      </w:r>
    </w:p>
    <w:p w14:paraId="1501BB53" w14:textId="77777777" w:rsidR="00645190" w:rsidRDefault="00000000">
      <w:pPr>
        <w:pStyle w:val="Heading2"/>
      </w:pPr>
      <w:bookmarkStart w:id="7" w:name="Xe08489e8434747977d39de78e7d94357dd982f4"/>
      <w:bookmarkEnd w:id="6"/>
      <w:r>
        <w:lastRenderedPageBreak/>
        <w:t>DeSurv recovers prognostic gene programs when variance and prognosis diverge</w:t>
      </w:r>
    </w:p>
    <w:p w14:paraId="7E7C1D57" w14:textId="77777777" w:rsidR="00645190" w:rsidRDefault="00000000">
      <w:pPr>
        <w:pStyle w:val="FirstParagraph"/>
      </w:pPr>
      <w:r>
        <w:t>To test whether survival supervision improves gene program recovery under nonnegative constraints, we designed simulations with known ground-truth latent structure. Simulated expression matrices were generated from a nonnegative factor model in which prognostic gene programs explained low variance relative to outcome-neutral background signals, with survival times generated from latent factor scores via a Cox model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genes, </w:t>
      </w:r>
      <m:oMath>
        <m:r>
          <w:rPr>
            <w:rFonts w:ascii="Cambria Math" w:hAnsi="Cambria Math"/>
          </w:rPr>
          <m:t>n</m:t>
        </m:r>
        <m:r>
          <m:rPr>
            <m:sty m:val="p"/>
          </m:rPr>
          <w:rPr>
            <w:rFonts w:ascii="Cambria Math" w:hAnsi="Cambria Math"/>
          </w:rPr>
          <m:t>=</m:t>
        </m:r>
        <m:r>
          <w:rPr>
            <w:rFonts w:ascii="Cambria Math" w:hAnsi="Cambria Math"/>
          </w:rPr>
          <m:t>200</m:t>
        </m:r>
      </m:oMath>
      <w:r>
        <w:t xml:space="preserve"> samples, true </w:t>
      </w:r>
      <m:oMath>
        <m:r>
          <w:rPr>
            <w:rFonts w:ascii="Cambria Math" w:hAnsi="Cambria Math"/>
          </w:rPr>
          <m:t>k</m:t>
        </m:r>
        <m:r>
          <m:rPr>
            <m:sty m:val="p"/>
          </m:rPr>
          <w:rPr>
            <w:rFonts w:ascii="Cambria Math" w:hAnsi="Cambria Math"/>
          </w:rPr>
          <m:t>=</m:t>
        </m:r>
        <m:r>
          <w:rPr>
            <w:rFonts w:ascii="Cambria Math" w:hAnsi="Cambria Math"/>
          </w:rPr>
          <m:t>3</m:t>
        </m:r>
      </m:oMath>
      <w:r>
        <w:t>; Methods). To test whether survival information should enter during factorization rather than only afterward, we compared DeSurv to standard NMF (</w:t>
      </w:r>
      <m:oMath>
        <m:r>
          <w:rPr>
            <w:rFonts w:ascii="Cambria Math" w:hAnsi="Cambria Math"/>
          </w:rPr>
          <m:t>α</m:t>
        </m:r>
        <m:r>
          <m:rPr>
            <m:sty m:val="p"/>
          </m:rPr>
          <w:rPr>
            <w:rFonts w:ascii="Cambria Math" w:hAnsi="Cambria Math"/>
          </w:rPr>
          <m:t>=</m:t>
        </m:r>
        <m:r>
          <w:rPr>
            <w:rFonts w:ascii="Cambria Math" w:hAnsi="Cambria Math"/>
          </w:rPr>
          <m:t>0</m:t>
        </m:r>
      </m:oMath>
      <w:r>
        <w:t>), where factors are learned by reconstruction error alone and survival associations are estimated by a separately fit Cox model. Both methods were tuned via Bayesian optimization over cross-validated C-index, so that differences in performance reflect the role of supervision during factorization, not during model selection.</w:t>
      </w:r>
    </w:p>
    <w:p w14:paraId="7A7E89AA" w14:textId="77777777" w:rsidR="00645190" w:rsidRDefault="00000000">
      <w:pPr>
        <w:pStyle w:val="BodyText"/>
      </w:pPr>
      <w:r>
        <w:t xml:space="preserve">In the primary scenario, where prognostic programs explained low variance relative to outcome-neutral programs, DeSurv consistently achieved higher C-index (Fig. </w:t>
      </w:r>
      <w:hyperlink w:anchor="fig:sim">
        <w:r>
          <w:rPr>
            <w:rStyle w:val="Hyperlink"/>
          </w:rPr>
          <w:t>[fig:sim]</w:t>
        </w:r>
      </w:hyperlink>
      <w:r>
        <w:t xml:space="preserve">A) and substantially higher precision for recovering the true prognostic gene programs (Fig. </w:t>
      </w:r>
      <w:hyperlink w:anchor="fig:sim">
        <w:r>
          <w:rPr>
            <w:rStyle w:val="Hyperlink"/>
          </w:rPr>
          <w:t>[fig:sim]</w:t>
        </w:r>
      </w:hyperlink>
      <w:r>
        <w:t xml:space="preserve">B). Here precision denotes the fraction of top-weighted genes in a learned factor that overlap with a true prognostic program’s gene set. The unsupervised baseline exhibited near-zero precision, indicating that variance-driven factorization failed to concentrate on the genes that actually drove survival. This confirms that outcome supervision during factorization is necessary to recover prognostic programs that do not dominate expression variance. Across 100 replicates, DeSurv achieved median C-index </w:t>
      </w:r>
      <m:oMath>
        <m:r>
          <w:rPr>
            <w:rFonts w:ascii="Cambria Math" w:hAnsi="Cambria Math"/>
          </w:rPr>
          <m:t>0.839</m:t>
        </m:r>
      </m:oMath>
      <w:r>
        <w:t xml:space="preserve"> versus </w:t>
      </w:r>
      <m:oMath>
        <m:r>
          <w:rPr>
            <w:rFonts w:ascii="Cambria Math" w:hAnsi="Cambria Math"/>
          </w:rPr>
          <m:t>0.724</m:t>
        </m:r>
      </m:oMath>
      <w:r>
        <w:t xml:space="preserve"> for standard NMF (</w:t>
      </w:r>
      <m:oMath>
        <m:r>
          <w:rPr>
            <w:rFonts w:ascii="Cambria Math" w:hAnsi="Cambria Math"/>
          </w:rPr>
          <m:t>Δ</m:t>
        </m:r>
        <m:r>
          <m:rPr>
            <m:sty m:val="p"/>
          </m:rPr>
          <w:rPr>
            <w:rFonts w:ascii="Cambria Math" w:hAnsi="Cambria Math"/>
          </w:rPr>
          <m:t>=</m:t>
        </m:r>
        <m:r>
          <w:rPr>
            <w:rFonts w:ascii="Cambria Math" w:hAnsi="Cambria Math"/>
          </w:rPr>
          <m:t>0.115</m:t>
        </m:r>
      </m:oMath>
      <w:r>
        <w:t xml:space="preserve">, paired Wilcoxon </w:t>
      </w:r>
      <m:oMath>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w:t>
      </w:r>
    </w:p>
    <w:p w14:paraId="637430B9" w14:textId="77777777" w:rsidR="00645190" w:rsidRDefault="00000000">
      <w:pPr>
        <w:pStyle w:val="BodyText"/>
      </w:pPr>
      <w:r>
        <w:t>To verify that these gains reflect genuine signal recovery rather than overfitting, we repeated the analysis under a null scenario (</w:t>
      </w:r>
      <m:oMath>
        <m:r>
          <w:rPr>
            <w:rFonts w:ascii="Cambria Math" w:hAnsi="Cambria Math"/>
          </w:rPr>
          <m:t>β</m:t>
        </m:r>
        <m:r>
          <m:rPr>
            <m:sty m:val="p"/>
          </m:rPr>
          <w:rPr>
            <w:rFonts w:ascii="Cambria Math" w:hAnsi="Cambria Math"/>
          </w:rPr>
          <m:t>=</m:t>
        </m:r>
        <m:r>
          <w:rPr>
            <w:rFonts w:ascii="Cambria Math" w:hAnsi="Cambria Math"/>
          </w:rPr>
          <m:t>0</m:t>
        </m:r>
      </m:oMath>
      <w:r>
        <w:t>) and a mixed scenario with partial overlap between variance-dominant and prognostic structure (SI Appendix, Fig. S2). DeSurv’s benefit scaled with the degree to which prognostic programs were masked by outcome-neutral variation: largest in the primary scenario (</w:t>
      </w:r>
      <m:oMath>
        <m:r>
          <w:rPr>
            <w:rFonts w:ascii="Cambria Math" w:hAnsi="Cambria Math"/>
          </w:rPr>
          <m:t>Δ</m:t>
        </m:r>
        <m:r>
          <m:rPr>
            <m:sty m:val="p"/>
          </m:rPr>
          <w:rPr>
            <w:rFonts w:ascii="Cambria Math" w:hAnsi="Cambria Math"/>
          </w:rPr>
          <m:t>=</m:t>
        </m:r>
        <m:r>
          <w:rPr>
            <w:rFonts w:ascii="Cambria Math" w:hAnsi="Cambria Math"/>
          </w:rPr>
          <m:t>0.115</m:t>
        </m:r>
      </m:oMath>
      <w:r>
        <w:t>), attenuated when variance and prognosis partially overlapped (</w:t>
      </w:r>
      <m:oMath>
        <m:r>
          <w:rPr>
            <w:rFonts w:ascii="Cambria Math" w:hAnsi="Cambria Math"/>
          </w:rPr>
          <m:t>Δ</m:t>
        </m:r>
        <m:r>
          <m:rPr>
            <m:sty m:val="p"/>
          </m:rPr>
          <w:rPr>
            <w:rFonts w:ascii="Cambria Math" w:hAnsi="Cambria Math"/>
          </w:rPr>
          <m:t>=</m:t>
        </m:r>
        <m:r>
          <w:rPr>
            <w:rFonts w:ascii="Cambria Math" w:hAnsi="Cambria Math"/>
          </w:rPr>
          <m:t>0.065</m:t>
        </m:r>
      </m:oMath>
      <w:r>
        <w:t xml:space="preserve">, paired Wilcoxon </w:t>
      </w:r>
      <m:oMath>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and absent when no survival signal existed, where both methods yielded C-index near 0.5. DeSurv also recovered the true rank (</w:t>
      </w:r>
      <m:oMath>
        <m:r>
          <w:rPr>
            <w:rFonts w:ascii="Cambria Math" w:hAnsi="Cambria Math"/>
          </w:rPr>
          <m:t>k</m:t>
        </m:r>
        <m:r>
          <m:rPr>
            <m:sty m:val="p"/>
          </m:rPr>
          <w:rPr>
            <w:rFonts w:ascii="Cambria Math" w:hAnsi="Cambria Math"/>
          </w:rPr>
          <m:t>=</m:t>
        </m:r>
        <m:r>
          <w:rPr>
            <w:rFonts w:ascii="Cambria Math" w:hAnsi="Cambria Math"/>
          </w:rPr>
          <m:t>3</m:t>
        </m:r>
      </m:oMath>
      <w:r>
        <w:t xml:space="preserve">) more frequently than standard NMF, which systematically under-selected near </w:t>
      </w:r>
      <m:oMath>
        <m:r>
          <w:rPr>
            <w:rFonts w:ascii="Cambria Math" w:hAnsi="Cambria Math"/>
          </w:rPr>
          <m:t>k</m:t>
        </m:r>
        <m:r>
          <m:rPr>
            <m:sty m:val="p"/>
          </m:rPr>
          <w:rPr>
            <w:rFonts w:ascii="Cambria Math" w:hAnsi="Cambria Math"/>
          </w:rPr>
          <m:t>=</m:t>
        </m:r>
        <m:r>
          <w:rPr>
            <w:rFonts w:ascii="Cambria Math" w:hAnsi="Cambria Math"/>
          </w:rPr>
          <m:t>2</m:t>
        </m:r>
      </m:oMath>
      <w:r>
        <w:t xml:space="preserve"> (Fig. </w:t>
      </w:r>
      <w:hyperlink w:anchor="fig:sim">
        <w:r>
          <w:rPr>
            <w:rStyle w:val="Hyperlink"/>
          </w:rPr>
          <w:t>[fig:sim]</w:t>
        </w:r>
      </w:hyperlink>
      <w:r>
        <w:t>C).</w:t>
      </w:r>
    </w:p>
    <w:p w14:paraId="7B7E0DAF" w14:textId="77777777" w:rsidR="00645190" w:rsidRDefault="00000000">
      <w:pPr>
        <w:pStyle w:val="Heading2"/>
      </w:pPr>
      <w:bookmarkStart w:id="8" w:name="X749a966fa9f0557a9bf665637e85dbf8d6ea033"/>
      <w:bookmarkEnd w:id="7"/>
      <w:r>
        <w:t>Survival supervision and standard NMF produce different factor structures in PDAC</w:t>
      </w:r>
    </w:p>
    <w:p w14:paraId="2DDFE2AB" w14:textId="77777777" w:rsidR="00645190" w:rsidRDefault="00000000">
      <w:pPr>
        <w:pStyle w:val="FirstParagraph"/>
      </w:pPr>
      <w:r>
        <w:t xml:space="preserve">Bayesian optimization selected </w:t>
      </w:r>
      <m:oMath>
        <m:r>
          <w:rPr>
            <w:rFonts w:ascii="Cambria Math" w:hAnsi="Cambria Math"/>
          </w:rPr>
          <m:t>k</m:t>
        </m:r>
        <m:r>
          <m:rPr>
            <m:sty m:val="p"/>
          </m:rPr>
          <w:rPr>
            <w:rFonts w:ascii="Cambria Math" w:hAnsi="Cambria Math"/>
          </w:rPr>
          <m:t>=</m:t>
        </m:r>
        <m:r>
          <w:rPr>
            <w:rFonts w:ascii="Cambria Math" w:hAnsi="Cambria Math"/>
          </w:rPr>
          <m:t>3</m:t>
        </m:r>
      </m:oMath>
      <w:r>
        <w:t xml:space="preserve"> and </w:t>
      </w:r>
      <m:oMath>
        <m:r>
          <w:rPr>
            <w:rFonts w:ascii="Cambria Math" w:hAnsi="Cambria Math"/>
          </w:rPr>
          <m:t>α</m:t>
        </m:r>
        <m:r>
          <m:rPr>
            <m:sty m:val="p"/>
          </m:rPr>
          <w:rPr>
            <w:rFonts w:ascii="Cambria Math" w:hAnsi="Cambria Math"/>
          </w:rPr>
          <m:t>=</m:t>
        </m:r>
        <m:r>
          <w:rPr>
            <w:rFonts w:ascii="Cambria Math" w:hAnsi="Cambria Math"/>
          </w:rPr>
          <m:t>0.334</m:t>
        </m:r>
      </m:oMath>
      <w:r>
        <w:t xml:space="preserve"> for DeSurv in the PDAC training cohorts (TCGA and CPTAC). To compare the factor structures produced with and without survival supervision at the same dimensionality, we fit standard NMF at DeSurv’s BO-selected rank (</w:t>
      </w:r>
      <m:oMath>
        <m:r>
          <w:rPr>
            <w:rFonts w:ascii="Cambria Math" w:hAnsi="Cambria Math"/>
          </w:rPr>
          <m:t>k</m:t>
        </m:r>
        <m:r>
          <m:rPr>
            <m:sty m:val="p"/>
          </m:rPr>
          <w:rPr>
            <w:rFonts w:ascii="Cambria Math" w:hAnsi="Cambria Math"/>
          </w:rPr>
          <m:t>=</m:t>
        </m:r>
        <m:r>
          <w:rPr>
            <w:rFonts w:ascii="Cambria Math" w:hAnsi="Cambria Math"/>
          </w:rPr>
          <m:t>3</m:t>
        </m:r>
      </m:oMath>
      <w:r>
        <w:t xml:space="preserve">) and examined the overlap between each method’s factor-specific gene rankings and established PDAC gene programs (Fig. </w:t>
      </w:r>
      <w:hyperlink w:anchor="fig:pdac">
        <w:r>
          <w:rPr>
            <w:rStyle w:val="Hyperlink"/>
          </w:rPr>
          <w:t>[fig:pdac]</w:t>
        </w:r>
      </w:hyperlink>
      <w:r>
        <w:t xml:space="preserve">A–B). Matching ranks ensures that differences in factor content reflect the presence or absence of survival supervision rather than differences in model complexity; whether NMF’s performance </w:t>
      </w:r>
      <w:r>
        <w:lastRenderedPageBreak/>
        <w:t>improves at higher ranks is evaluated in the sensitivity analysis below and in SI Appendix, Table S4. We first describe the biological identity of each method’s factors, then ask whether these structural differences correspond to differences in survival contribution.</w:t>
      </w:r>
    </w:p>
    <w:p w14:paraId="010789C6" w14:textId="319F84C5" w:rsidR="00645190" w:rsidRDefault="00000000">
      <w:pPr>
        <w:pStyle w:val="BodyText"/>
      </w:pPr>
      <w:r>
        <w:t xml:space="preserve">We refer to the three DeSurv factors as D1–D3 and the three NMF factors as N1–N3. In the DeSurv factorization, D1 correlated with both classical tumor programs and </w:t>
      </w:r>
      <w:proofErr w:type="spellStart"/>
      <w:r>
        <w:t>restCAF</w:t>
      </w:r>
      <w:proofErr w:type="spellEnd"/>
      <w:r>
        <w:t>-</w:t>
      </w:r>
      <w:commentRangeStart w:id="9"/>
      <w:r>
        <w:t>associated</w:t>
      </w:r>
      <w:commentRangeEnd w:id="9"/>
      <w:r w:rsidR="00086B1B">
        <w:rPr>
          <w:rStyle w:val="CommentReference"/>
        </w:rPr>
        <w:commentReference w:id="9"/>
      </w:r>
      <w:r>
        <w:t xml:space="preserve"> (</w:t>
      </w:r>
      <w:proofErr w:type="spellStart"/>
      <w:ins w:id="10" w:author="Peng, Xianlu" w:date="2026-03-19T09:21:00Z" w16du:dateUtc="2026-03-19T13:21:00Z">
        <w:r w:rsidR="00086B1B">
          <w:rPr>
            <w:rFonts w:hint="eastAsia"/>
            <w:lang w:eastAsia="zh-CN"/>
          </w:rPr>
          <w:t>Elyada</w:t>
        </w:r>
        <w:proofErr w:type="spellEnd"/>
        <w:r w:rsidR="00086B1B">
          <w:rPr>
            <w:rFonts w:hint="eastAsia"/>
            <w:lang w:eastAsia="zh-CN"/>
          </w:rPr>
          <w:t xml:space="preserve"> </w:t>
        </w:r>
      </w:ins>
      <w:commentRangeStart w:id="11"/>
      <w:proofErr w:type="spellStart"/>
      <w:r>
        <w:t>iCAF</w:t>
      </w:r>
      <w:commentRangeEnd w:id="11"/>
      <w:proofErr w:type="spellEnd"/>
      <w:r w:rsidR="00086B1B">
        <w:rPr>
          <w:rStyle w:val="CommentReference"/>
        </w:rPr>
        <w:commentReference w:id="11"/>
      </w:r>
      <w:r>
        <w:t xml:space="preserve">) stromal signatures, D2 with proCAF-associated (activated immune-stromal) programs, and D3 with basal-like tumor programs (Fig. </w:t>
      </w:r>
      <w:hyperlink w:anchor="fig:pdac">
        <w:r>
          <w:rPr>
            <w:rStyle w:val="Hyperlink"/>
          </w:rPr>
          <w:t>[fig:pdac]</w:t>
        </w:r>
      </w:hyperlink>
      <w:r>
        <w:t xml:space="preserve">A). The co-occurrence of classical and restCAF signatures within a single factor is consistent with evidence that survival stratification in PDAC improves when tumor-intrinsic and CAF subtypes are considered jointly (11, 24). No DeSurv factor showed a significant positive correlation with exocrine-associated gene programs (DECODER Exocrine, Collisson Exocrine, Bailey ADEX; Fig. </w:t>
      </w:r>
      <w:hyperlink w:anchor="fig:pdac">
        <w:r>
          <w:rPr>
            <w:rStyle w:val="Hyperlink"/>
          </w:rPr>
          <w:t>[fig:pdac]</w:t>
        </w:r>
      </w:hyperlink>
      <w:r>
        <w:t xml:space="preserve">A). The survival contributions of these factors and their relationship to expression variance are quantified below (Fig. </w:t>
      </w:r>
      <w:hyperlink w:anchor="fig:pdac">
        <w:r>
          <w:rPr>
            <w:rStyle w:val="Hyperlink"/>
          </w:rPr>
          <w:t>[fig:pdac]</w:t>
        </w:r>
      </w:hyperlink>
      <w:r>
        <w:t>C).</w:t>
      </w:r>
    </w:p>
    <w:p w14:paraId="193D27A1" w14:textId="77777777" w:rsidR="00645190" w:rsidRDefault="00000000">
      <w:pPr>
        <w:pStyle w:val="BodyText"/>
      </w:pPr>
      <w:r>
        <w:t xml:space="preserve">Standard NMF produced a different factor organization (Fig. </w:t>
      </w:r>
      <w:hyperlink w:anchor="fig:pdac">
        <w:r>
          <w:rPr>
            <w:rStyle w:val="Hyperlink"/>
          </w:rPr>
          <w:t>[fig:pdac]</w:t>
        </w:r>
      </w:hyperlink>
      <w:r>
        <w:t xml:space="preserve">B). One factor (N2) was strongly correlated with exocrine-associated gene programs and negatively correlated with immune and stromal signatures (Fig. </w:t>
      </w:r>
      <w:hyperlink w:anchor="fig:pdac">
        <w:r>
          <w:rPr>
            <w:rStyle w:val="Hyperlink"/>
          </w:rPr>
          <w:t>[fig:pdac]</w:t>
        </w:r>
      </w:hyperlink>
      <w:r>
        <w:t xml:space="preserve">B). A second factor (N1) correlated with classical tumor identity (Fig. </w:t>
      </w:r>
      <w:hyperlink w:anchor="fig:pdac">
        <w:r>
          <w:rPr>
            <w:rStyle w:val="Hyperlink"/>
          </w:rPr>
          <w:t>[fig:pdac]</w:t>
        </w:r>
      </w:hyperlink>
      <w:r>
        <w:t xml:space="preserve">B). A third factor (N3) correlated with immune, fibroblast, and extracellular matrix-related programs (including Puleo Desmoplastic, SCISSORS </w:t>
      </w:r>
      <w:proofErr w:type="spellStart"/>
      <w:r>
        <w:t>panCAF</w:t>
      </w:r>
      <w:proofErr w:type="spellEnd"/>
      <w:r>
        <w:t xml:space="preserve"> and </w:t>
      </w:r>
      <w:commentRangeStart w:id="12"/>
      <w:proofErr w:type="spellStart"/>
      <w:r>
        <w:t>myCAF</w:t>
      </w:r>
      <w:commentRangeEnd w:id="12"/>
      <w:proofErr w:type="spellEnd"/>
      <w:r w:rsidR="00086B1B">
        <w:rPr>
          <w:rStyle w:val="CommentReference"/>
        </w:rPr>
        <w:commentReference w:id="12"/>
      </w:r>
      <w:r>
        <w:t xml:space="preserve">, Maurer Immune and ECM, and DECODER Activated Stroma), aggregating these into a single factor rather than separating them as DeSurv does (D1 and D2; Fig. </w:t>
      </w:r>
      <w:hyperlink w:anchor="fig:pdac">
        <w:r>
          <w:rPr>
            <w:rStyle w:val="Hyperlink"/>
          </w:rPr>
          <w:t>[fig:pdac]</w:t>
        </w:r>
      </w:hyperlink>
      <w:r>
        <w:t xml:space="preserve">A). At </w:t>
      </w:r>
      <m:oMath>
        <m:r>
          <w:rPr>
            <w:rFonts w:ascii="Cambria Math" w:hAnsi="Cambria Math"/>
          </w:rPr>
          <m:t>k</m:t>
        </m:r>
        <m:r>
          <m:rPr>
            <m:sty m:val="p"/>
          </m:rPr>
          <w:rPr>
            <w:rFonts w:ascii="Cambria Math" w:hAnsi="Cambria Math"/>
          </w:rPr>
          <m:t>=</m:t>
        </m:r>
        <m:r>
          <w:rPr>
            <w:rFonts w:ascii="Cambria Math" w:hAnsi="Cambria Math"/>
          </w:rPr>
          <m:t>3</m:t>
        </m:r>
      </m:oMath>
      <w:r>
        <w:t>, NMF thus devotes one of its three factors to exocrine-associated variation, leaving two factors to capture all tumor-intrinsic and microenvironmental programs. Whether these structural differences correspond to differences in prognostic information is quantified next.</w:t>
      </w:r>
    </w:p>
    <w:p w14:paraId="5A2615E4" w14:textId="77777777" w:rsidR="00645190" w:rsidRDefault="00000000">
      <w:pPr>
        <w:pStyle w:val="BodyText"/>
      </w:pPr>
      <w:r>
        <w:t xml:space="preserve">We quantified per-factor contribution using two metrics (Fig. </w:t>
      </w:r>
      <w:hyperlink w:anchor="fig:pdac">
        <w:r>
          <w:rPr>
            <w:rStyle w:val="Hyperlink"/>
          </w:rPr>
          <w:t>[fig:pdac]</w:t>
        </w:r>
      </w:hyperlink>
      <w:r>
        <w:t xml:space="preserve">C; SI Methods). For each factor, we computed the conditional variance explained (semi-partial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the incremental fraction of total variance accounted for by that factor given all other factors), and its survival contribution, measured as the change in Cox partial log-likelihood (</w:t>
      </w:r>
      <m:oMath>
        <m:r>
          <w:rPr>
            <w:rFonts w:ascii="Cambria Math" w:hAnsi="Cambria Math"/>
          </w:rPr>
          <m:t>Δ</m:t>
        </m:r>
        <m:r>
          <m:rPr>
            <m:scr m:val="script"/>
            <m:sty m:val="p"/>
          </m:rPr>
          <w:rPr>
            <w:rFonts w:ascii="Cambria Math" w:hAnsi="Cambria Math"/>
          </w:rPr>
          <m:t>l</m:t>
        </m:r>
      </m:oMath>
      <w:r>
        <w:t xml:space="preserve">) when that factor is dropped from a </w:t>
      </w:r>
      <m:oMath>
        <m:r>
          <w:rPr>
            <w:rFonts w:ascii="Cambria Math" w:hAnsi="Cambria Math"/>
          </w:rPr>
          <m:t>k</m:t>
        </m:r>
      </m:oMath>
      <w:r>
        <w:t xml:space="preserve">-factor Cox model. All three NMF factors had negligible </w:t>
      </w:r>
      <m:oMath>
        <m:r>
          <w:rPr>
            <w:rFonts w:ascii="Cambria Math" w:hAnsi="Cambria Math"/>
          </w:rPr>
          <m:t>Δ</m:t>
        </m:r>
        <m:r>
          <m:rPr>
            <m:scr m:val="script"/>
            <m:sty m:val="p"/>
          </m:rPr>
          <w:rPr>
            <w:rFonts w:ascii="Cambria Math" w:hAnsi="Cambria Math"/>
          </w:rPr>
          <m:t>l</m:t>
        </m:r>
      </m:oMath>
      <w:r>
        <w:t xml:space="preserve"> despite spanning a range of variance, while DeSurv concentrated nearly all survival contribution into D1. Specifically, D1 explained </w:t>
      </w:r>
      <m:oMath>
        <m:r>
          <w:rPr>
            <w:rFonts w:ascii="Cambria Math" w:hAnsi="Cambria Math"/>
          </w:rPr>
          <m:t>7</m:t>
        </m:r>
      </m:oMath>
      <w:r>
        <w:t xml:space="preserve">% of variance with </w:t>
      </w:r>
      <m:oMath>
        <m:r>
          <w:rPr>
            <w:rFonts w:ascii="Cambria Math" w:hAnsi="Cambria Math"/>
          </w:rPr>
          <m:t>Δ</m:t>
        </m:r>
        <m:r>
          <m:rPr>
            <m:scr m:val="script"/>
            <m:sty m:val="p"/>
          </m:rPr>
          <w:rPr>
            <w:rFonts w:ascii="Cambria Math" w:hAnsi="Cambria Math"/>
          </w:rPr>
          <m:t>l=</m:t>
        </m:r>
        <m:r>
          <w:rPr>
            <w:rFonts w:ascii="Cambria Math" w:hAnsi="Cambria Math"/>
          </w:rPr>
          <m:t>66.4</m:t>
        </m:r>
      </m:oMath>
      <w:r>
        <w:t xml:space="preserve">, while the highest-variance NMF factor explained </w:t>
      </w:r>
      <m:oMath>
        <m:r>
          <w:rPr>
            <w:rFonts w:ascii="Cambria Math" w:hAnsi="Cambria Math"/>
          </w:rPr>
          <m:t>23.9</m:t>
        </m:r>
      </m:oMath>
      <w:r>
        <w:t xml:space="preserve">% of expression variance but contributed only </w:t>
      </w:r>
      <m:oMath>
        <m:r>
          <w:rPr>
            <w:rFonts w:ascii="Cambria Math" w:hAnsi="Cambria Math"/>
          </w:rPr>
          <m:t>Δ</m:t>
        </m:r>
        <m:r>
          <m:rPr>
            <m:scr m:val="script"/>
            <m:sty m:val="p"/>
          </m:rPr>
          <w:rPr>
            <w:rFonts w:ascii="Cambria Math" w:hAnsi="Cambria Math"/>
          </w:rPr>
          <m:t>l=</m:t>
        </m:r>
        <m:r>
          <w:rPr>
            <w:rFonts w:ascii="Cambria Math" w:hAnsi="Cambria Math"/>
          </w:rPr>
          <m:t>0.1</m:t>
        </m:r>
      </m:oMath>
      <w:r>
        <w:t xml:space="preserve"> to survival. The highest-variance DeSurv factor (D3, </w:t>
      </w:r>
      <m:oMath>
        <m:r>
          <w:rPr>
            <w:rFonts w:ascii="Cambria Math" w:hAnsi="Cambria Math"/>
          </w:rPr>
          <m:t>35.4</m:t>
        </m:r>
      </m:oMath>
      <w:r>
        <w:t>% of variance) also contributed minimally to survival after accounting for D1. Thus, in PDAC the highest-variance factors are not the most prognostic, consistent with tumor purity analyses across cancer types (12).</w:t>
      </w:r>
    </w:p>
    <w:p w14:paraId="0222BF56" w14:textId="77777777" w:rsidR="00645190" w:rsidRDefault="00000000">
      <w:pPr>
        <w:pStyle w:val="BodyText"/>
      </w:pPr>
      <w:r>
        <w:t xml:space="preserve">To further characterize how the two factorizations relate, we examined pairwise W-matrix gene loading correlations (Fig. </w:t>
      </w:r>
      <w:hyperlink w:anchor="fig:pdac">
        <w:r>
          <w:rPr>
            <w:rStyle w:val="Hyperlink"/>
          </w:rPr>
          <w:t>[fig:pdac]</w:t>
        </w:r>
      </w:hyperlink>
      <w:r>
        <w:t xml:space="preserve">D). Two clear correspondences emerged: NMF’s classical-associated factor (N1) mapped strongly to DeSurv’s basal-like factor (D3), and NMF’s microenvironmental factor (N3) mapped primarily to DeSurv’s D2. Notably, DeSurv’s most prognostic factor (D1) showed only weak, roughly uniform correlations with all three NMF factors, indicating that the gene program structure underlying D1 does not have a direct counterpart in the unsupervised factorization. Because D1 couples classical </w:t>
      </w:r>
      <w:r>
        <w:lastRenderedPageBreak/>
        <w:t>tumor and restCAF-associated stromal signatures into a single survival-aligned program, its signal is distributed across multiple NMF factors, none of which individually captures the same tumor–stroma coupling. NMF’s exocrine-associated factor (N2) similarly lacked a strong DeSurv counterpart, with its strongest (though weak) correlation to D3, consistent with D3’s high variance and low survival contribution. Together, the two methods recover overlapping tumor and microenvironmental structure but differ in two key respects: NMF dedicates a factor to exocrine-compositional variation that DeSurv suppresses, while DeSurv constructs a prognostic tumor–stroma factor that NMF does not isolate. The net result is that DeSurv concentrates survival contribution into a single factor (</w:t>
      </w:r>
      <m:oMath>
        <m:r>
          <w:rPr>
            <w:rFonts w:ascii="Cambria Math" w:hAnsi="Cambria Math"/>
          </w:rPr>
          <m:t>Δ</m:t>
        </m:r>
        <m:r>
          <m:rPr>
            <m:scr m:val="script"/>
            <m:sty m:val="p"/>
          </m:rPr>
          <w:rPr>
            <w:rFonts w:ascii="Cambria Math" w:hAnsi="Cambria Math"/>
          </w:rPr>
          <m:t>l=</m:t>
        </m:r>
        <m:r>
          <w:rPr>
            <w:rFonts w:ascii="Cambria Math" w:hAnsi="Cambria Math"/>
          </w:rPr>
          <m:t>66.4</m:t>
        </m:r>
      </m:oMath>
      <w:r>
        <w:t>), whereas no NMF factor achieves comparable survival contribution at the same rank. Whether this translates to improved generalization across independent cohorts is tested below.</w:t>
      </w:r>
    </w:p>
    <w:p w14:paraId="0A12E677" w14:textId="77777777" w:rsidR="00645190" w:rsidRDefault="00000000">
      <w:pPr>
        <w:pStyle w:val="BodyText"/>
      </w:pPr>
      <w:r>
        <w:rPr>
          <w:noProof/>
        </w:rPr>
        <w:drawing>
          <wp:inline distT="0" distB="0" distL="0" distR="0" wp14:anchorId="43F0909E" wp14:editId="7EE8CAB9">
            <wp:extent cx="5334000" cy="5334000"/>
            <wp:effectExtent l="0" t="0" r="0" b="0"/>
            <wp:docPr id="1349502853"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9039406a4b88ab998b6dd1376a1cf2c0ca6b7518.pdf"/>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12201AC2" w14:textId="77777777" w:rsidR="00645190" w:rsidRDefault="00000000">
      <w:pPr>
        <w:pStyle w:val="Heading2"/>
      </w:pPr>
      <w:bookmarkStart w:id="13" w:name="X5daa8f46282f9d4a88b9859624f943e8ef21737"/>
      <w:bookmarkEnd w:id="8"/>
      <w:r>
        <w:lastRenderedPageBreak/>
        <w:t>Survival-aligned programs generalize across independent PDAC cohorts</w:t>
      </w:r>
    </w:p>
    <w:p w14:paraId="74AF3F6F" w14:textId="77777777" w:rsidR="00645190" w:rsidRDefault="00000000">
      <w:pPr>
        <w:pStyle w:val="FirstParagraph"/>
      </w:pPr>
      <w:r>
        <w:t>A prognostic factorization is useful only if it generalizes beyond the training cohort. Having established that survival supervision and standard NMF produce different factor structures in the training data, we next tested whether DeSurv’s structure transfers to independent cohorts without retraining. We computed factor scores in each validation dataset by projecting the gene programs learned in the training cohort (</w:t>
      </w:r>
      <m:oMath>
        <m:r>
          <w:rPr>
            <w:rFonts w:ascii="Cambria Math" w:hAnsi="Cambria Math"/>
          </w:rPr>
          <m:t>Z</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yielding a continuous score for each factor per sample.</w:t>
      </w:r>
    </w:p>
    <w:p w14:paraId="02217469" w14:textId="77777777" w:rsidR="00645190" w:rsidRDefault="00000000">
      <w:pPr>
        <w:pStyle w:val="BodyText"/>
      </w:pPr>
      <w:r>
        <w:t xml:space="preserve">For DeSurv, we evaluated D1 (the classical–restCAF co-program with the largest training-data </w:t>
      </w:r>
      <m:oMath>
        <m:r>
          <w:rPr>
            <w:rFonts w:ascii="Cambria Math" w:hAnsi="Cambria Math"/>
          </w:rPr>
          <m:t>Δ</m:t>
        </m:r>
        <m:r>
          <m:rPr>
            <m:scr m:val="script"/>
            <m:sty m:val="p"/>
          </m:rPr>
          <w:rPr>
            <w:rFonts w:ascii="Cambria Math" w:hAnsi="Cambria Math"/>
          </w:rPr>
          <m:t>l</m:t>
        </m:r>
      </m:oMath>
      <w:r>
        <w:t xml:space="preserve">); for standard NMF at the same rank, we selected the factor with the largest </w:t>
      </w:r>
      <m:oMath>
        <m:r>
          <w:rPr>
            <w:rFonts w:ascii="Cambria Math" w:hAnsi="Cambria Math"/>
          </w:rPr>
          <m:t>Δ</m:t>
        </m:r>
        <m:r>
          <m:rPr>
            <m:scr m:val="script"/>
            <m:sty m:val="p"/>
          </m:rPr>
          <w:rPr>
            <w:rFonts w:ascii="Cambria Math" w:hAnsi="Cambria Math"/>
          </w:rPr>
          <m:t>l</m:t>
        </m:r>
      </m:oMath>
      <w:r>
        <w:t xml:space="preserve"> (N1, the classical-associated factor). External validation C-index for NMF at independently selected ranks is summarized in SI Appendix, Table S4. Standard NMF at elbow-selected </w:t>
      </w:r>
      <m:oMath>
        <m:r>
          <w:rPr>
            <w:rFonts w:ascii="Cambria Math" w:hAnsi="Cambria Math"/>
          </w:rPr>
          <m:t>k</m:t>
        </m:r>
        <m:r>
          <m:rPr>
            <m:sty m:val="p"/>
          </m:rPr>
          <w:rPr>
            <w:rFonts w:ascii="Cambria Math" w:hAnsi="Cambria Math"/>
          </w:rPr>
          <m:t>=</m:t>
        </m:r>
        <m:r>
          <w:rPr>
            <w:rFonts w:ascii="Cambria Math" w:hAnsi="Cambria Math"/>
          </w:rPr>
          <m:t>5</m:t>
        </m:r>
      </m:oMath>
      <w:r>
        <w:t xml:space="preserve"> and BO-selected </w:t>
      </w:r>
      <m:oMath>
        <m:r>
          <w:rPr>
            <w:rFonts w:ascii="Cambria Math" w:hAnsi="Cambria Math"/>
          </w:rPr>
          <m:t>k</m:t>
        </m:r>
        <m:r>
          <m:rPr>
            <m:sty m:val="p"/>
          </m:rPr>
          <w:rPr>
            <w:rFonts w:ascii="Cambria Math" w:hAnsi="Cambria Math"/>
          </w:rPr>
          <m:t>=</m:t>
        </m:r>
        <m:r>
          <w:rPr>
            <w:rFonts w:ascii="Cambria Math" w:hAnsi="Cambria Math"/>
          </w:rPr>
          <m:t>7</m:t>
        </m:r>
      </m:oMath>
      <w:r>
        <w:t xml:space="preserve"> substantially improved over NMF at </w:t>
      </w:r>
      <m:oMath>
        <m:r>
          <w:rPr>
            <w:rFonts w:ascii="Cambria Math" w:hAnsi="Cambria Math"/>
          </w:rPr>
          <m:t>k</m:t>
        </m:r>
        <m:r>
          <m:rPr>
            <m:sty m:val="p"/>
          </m:rPr>
          <w:rPr>
            <w:rFonts w:ascii="Cambria Math" w:hAnsi="Cambria Math"/>
          </w:rPr>
          <m:t>=</m:t>
        </m:r>
        <m:r>
          <w:rPr>
            <w:rFonts w:ascii="Cambria Math" w:hAnsi="Cambria Math"/>
          </w:rPr>
          <m:t>3</m:t>
        </m:r>
      </m:oMath>
      <w:r>
        <w:t xml:space="preserve">, with </w:t>
      </w:r>
      <m:oMath>
        <m:r>
          <w:rPr>
            <w:rFonts w:ascii="Cambria Math" w:hAnsi="Cambria Math"/>
          </w:rPr>
          <m:t>k</m:t>
        </m:r>
        <m:r>
          <m:rPr>
            <m:sty m:val="p"/>
          </m:rPr>
          <w:rPr>
            <w:rFonts w:ascii="Cambria Math" w:hAnsi="Cambria Math"/>
          </w:rPr>
          <m:t>=</m:t>
        </m:r>
        <m:r>
          <w:rPr>
            <w:rFonts w:ascii="Cambria Math" w:hAnsi="Cambria Math"/>
          </w:rPr>
          <m:t>7</m:t>
        </m:r>
      </m:oMath>
      <w:r>
        <w:t xml:space="preserve"> matching or exceeding DeSurv’s per-cohort C-index in most cohorts. However, this concordance gain requires more than twice as many factors and produces a fragmented structure whose prognostic signal largely overlaps with existing molecular classifiers (SI Appendix, Tables S1–S3), whereas DeSurv at </w:t>
      </w:r>
      <m:oMath>
        <m:r>
          <w:rPr>
            <w:rFonts w:ascii="Cambria Math" w:hAnsi="Cambria Math"/>
          </w:rPr>
          <m:t>k</m:t>
        </m:r>
        <m:r>
          <m:rPr>
            <m:sty m:val="p"/>
          </m:rPr>
          <w:rPr>
            <w:rFonts w:ascii="Cambria Math" w:hAnsi="Cambria Math"/>
          </w:rPr>
          <m:t>=</m:t>
        </m:r>
        <m:r>
          <w:rPr>
            <w:rFonts w:ascii="Cambria Math" w:hAnsi="Cambria Math"/>
          </w:rPr>
          <m:t>3</m:t>
        </m:r>
      </m:oMath>
      <w:r>
        <w:t xml:space="preserve"> retains significance after classifier adjustment. Across 5 independent PDAC cohorts (</w:t>
      </w:r>
      <m:oMath>
        <m:r>
          <w:rPr>
            <w:rFonts w:ascii="Cambria Math" w:hAnsi="Cambria Math"/>
          </w:rPr>
          <m:t>n</m:t>
        </m:r>
        <m:r>
          <m:rPr>
            <m:sty m:val="p"/>
          </m:rPr>
          <w:rPr>
            <w:rFonts w:ascii="Cambria Math" w:hAnsi="Cambria Math"/>
          </w:rPr>
          <m:t>=</m:t>
        </m:r>
        <m:r>
          <w:rPr>
            <w:rFonts w:ascii="Cambria Math" w:hAnsi="Cambria Math"/>
          </w:rPr>
          <m:t>616</m:t>
        </m:r>
      </m:oMath>
      <w:r>
        <w:t xml:space="preserve">), the DeSurv linear predictor showed a consistent survival association (stratified Cox model: pooled HR per SD </w:t>
      </w:r>
      <m:oMath>
        <m:r>
          <w:rPr>
            <w:rFonts w:ascii="Cambria Math" w:hAnsi="Cambria Math"/>
          </w:rPr>
          <m:t>1.45</m:t>
        </m:r>
      </m:oMath>
      <w:r>
        <w:t xml:space="preserve">; 95% CI </w:t>
      </w:r>
      <m:oMath>
        <m:r>
          <w:rPr>
            <w:rFonts w:ascii="Cambria Math" w:hAnsi="Cambria Math"/>
          </w:rPr>
          <m:t>1.29</m:t>
        </m:r>
      </m:oMath>
      <w:r>
        <w:t>–</w:t>
      </w:r>
      <m:oMath>
        <m:r>
          <w:rPr>
            <w:rFonts w:ascii="Cambria Math" w:hAnsi="Cambria Math"/>
          </w:rPr>
          <m:t>1.63</m:t>
        </m:r>
      </m:oMath>
      <w:r>
        <w:t xml:space="preserve">; </w:t>
      </w:r>
      <m:oMath>
        <m:r>
          <w:rPr>
            <w:rFonts w:ascii="Cambria Math" w:hAnsi="Cambria Math"/>
          </w:rPr>
          <m:t>P</m:t>
        </m:r>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per-cohort forest plot in Fig. </w:t>
      </w:r>
      <w:hyperlink w:anchor="fig:val">
        <w:r>
          <w:rPr>
            <w:rStyle w:val="Hyperlink"/>
          </w:rPr>
          <w:t>[fig:val]</w:t>
        </w:r>
      </w:hyperlink>
      <w:r>
        <w:t xml:space="preserve">A; KM curves in Fig. S6C–F). The analogous NMF linear predictor showed a weaker pooled effect (HR per SD </w:t>
      </w:r>
      <m:oMath>
        <m:r>
          <w:rPr>
            <w:rFonts w:ascii="Cambria Math" w:hAnsi="Cambria Math"/>
          </w:rPr>
          <m:t>1.05</m:t>
        </m:r>
      </m:oMath>
      <w:r>
        <w:t xml:space="preserve">; 95% CI </w:t>
      </w:r>
      <m:oMath>
        <m:r>
          <w:rPr>
            <w:rFonts w:ascii="Cambria Math" w:hAnsi="Cambria Math"/>
          </w:rPr>
          <m:t>0.95</m:t>
        </m:r>
      </m:oMath>
      <w:r>
        <w:t>–</w:t>
      </w:r>
      <m:oMath>
        <m:r>
          <w:rPr>
            <w:rFonts w:ascii="Cambria Math" w:hAnsi="Cambria Math"/>
          </w:rPr>
          <m:t>1.17</m:t>
        </m:r>
      </m:oMath>
      <w:r>
        <w:t xml:space="preserve">; </w:t>
      </w:r>
      <m:oMath>
        <m:r>
          <w:rPr>
            <w:rFonts w:ascii="Cambria Math" w:hAnsi="Cambria Math"/>
          </w:rPr>
          <m:t>P</m:t>
        </m:r>
        <m:r>
          <m:rPr>
            <m:sty m:val="p"/>
          </m:rPr>
          <w:rPr>
            <w:rFonts w:ascii="Cambria Math" w:hAnsi="Cambria Math"/>
          </w:rPr>
          <m:t>=</m:t>
        </m:r>
        <m:r>
          <w:rPr>
            <w:rFonts w:ascii="Cambria Math" w:hAnsi="Cambria Math"/>
          </w:rPr>
          <m:t>0.32</m:t>
        </m:r>
      </m:oMath>
      <w:r>
        <w:t>); a direct comparison using dichotomized risk groups is presented below.</w:t>
      </w:r>
    </w:p>
    <w:p w14:paraId="587B8B61" w14:textId="77777777" w:rsidR="00645190" w:rsidRDefault="00000000">
      <w:pPr>
        <w:pStyle w:val="BodyText"/>
      </w:pPr>
      <w:r>
        <w:t xml:space="preserve">To assess clinical interpretability of these continuous associations, we dichotomized validation samples into high- and low-risk groups using method-specific cutpoints, each independently optimized via cross-validation on the training data. The DeSurv linear predictor separated survival trajectories in the pooled validation cohort (HR </w:t>
      </w:r>
      <m:oMath>
        <m:r>
          <m:rPr>
            <m:sty m:val="p"/>
          </m:rPr>
          <w:rPr>
            <w:rFonts w:ascii="Cambria Math" w:hAnsi="Cambria Math"/>
          </w:rPr>
          <m:t>=</m:t>
        </m:r>
        <m:r>
          <w:rPr>
            <w:rFonts w:ascii="Cambria Math" w:hAnsi="Cambria Math"/>
          </w:rPr>
          <m:t>1.93</m:t>
        </m:r>
      </m:oMath>
      <w:r>
        <w:t xml:space="preserve">, 95% CI </w:t>
      </w:r>
      <m:oMath>
        <m:r>
          <w:rPr>
            <w:rFonts w:ascii="Cambria Math" w:hAnsi="Cambria Math"/>
          </w:rPr>
          <m:t>1.55</m:t>
        </m:r>
      </m:oMath>
      <w:r>
        <w:t>–</w:t>
      </w:r>
      <m:oMath>
        <m:r>
          <w:rPr>
            <w:rFonts w:ascii="Cambria Math" w:hAnsi="Cambria Math"/>
          </w:rPr>
          <m:t>2.41</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Fig. </w:t>
      </w:r>
      <w:hyperlink w:anchor="fig:val">
        <w:r>
          <w:rPr>
            <w:rStyle w:val="Hyperlink"/>
          </w:rPr>
          <w:t>[fig:val]</w:t>
        </w:r>
      </w:hyperlink>
      <w:r>
        <w:t xml:space="preserve">B). The same procedure applied to NMF yielded weaker stratification (HR </w:t>
      </w:r>
      <m:oMath>
        <m:r>
          <m:rPr>
            <m:sty m:val="p"/>
          </m:rPr>
          <w:rPr>
            <w:rFonts w:ascii="Cambria Math" w:hAnsi="Cambria Math"/>
          </w:rPr>
          <m:t>=</m:t>
        </m:r>
        <m:r>
          <w:rPr>
            <w:rFonts w:ascii="Cambria Math" w:hAnsi="Cambria Math"/>
          </w:rPr>
          <m:t>1.48</m:t>
        </m:r>
      </m:oMath>
      <w:r>
        <w:t xml:space="preserve">, 95% CI </w:t>
      </w:r>
      <m:oMath>
        <m:r>
          <w:rPr>
            <w:rFonts w:ascii="Cambria Math" w:hAnsi="Cambria Math"/>
          </w:rPr>
          <m:t>1.04</m:t>
        </m:r>
      </m:oMath>
      <w:r>
        <w:t>–</w:t>
      </w:r>
      <m:oMath>
        <m:r>
          <w:rPr>
            <w:rFonts w:ascii="Cambria Math" w:hAnsi="Cambria Math"/>
          </w:rPr>
          <m:t>2.1</m:t>
        </m:r>
      </m:oMath>
      <w:r>
        <w:t xml:space="preserve">, </w:t>
      </w:r>
      <m:oMath>
        <m:r>
          <w:rPr>
            <w:rFonts w:ascii="Cambria Math" w:hAnsi="Cambria Math"/>
          </w:rPr>
          <m:t>P</m:t>
        </m:r>
        <m:r>
          <m:rPr>
            <m:sty m:val="p"/>
          </m:rPr>
          <w:rPr>
            <w:rFonts w:ascii="Cambria Math" w:hAnsi="Cambria Math"/>
          </w:rPr>
          <m:t>=</m:t>
        </m:r>
        <m:r>
          <w:rPr>
            <w:rFonts w:ascii="Cambria Math" w:hAnsi="Cambria Math"/>
          </w:rPr>
          <m:t>0.027</m:t>
        </m:r>
      </m:oMath>
      <w:r>
        <w:t xml:space="preserve">; Fig. </w:t>
      </w:r>
      <w:hyperlink w:anchor="fig:val">
        <w:r>
          <w:rPr>
            <w:rStyle w:val="Hyperlink"/>
          </w:rPr>
          <w:t>[fig:val]</w:t>
        </w:r>
      </w:hyperlink>
      <w:r>
        <w:t>C). Together, these results indicate that incorporating survival information during factorization yields gene programs with more transportable prognostic associations than the standard discover-then-evaluate approach.</w:t>
      </w:r>
    </w:p>
    <w:p w14:paraId="169EDAAA" w14:textId="77777777" w:rsidR="00645190" w:rsidRDefault="00000000">
      <w:pPr>
        <w:pStyle w:val="BodyText"/>
      </w:pPr>
      <w:r>
        <w:rPr>
          <w:noProof/>
        </w:rPr>
        <w:lastRenderedPageBreak/>
        <w:drawing>
          <wp:inline distT="0" distB="0" distL="0" distR="0" wp14:anchorId="43B6066E" wp14:editId="3921811A">
            <wp:extent cx="5334000" cy="3651250"/>
            <wp:effectExtent l="0" t="0" r="0" b="0"/>
            <wp:docPr id="1720766897"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a4fea703d165aa46c61931b8c7d557f3b31e0c8e.pdf"/>
                    <pic:cNvPicPr>
                      <a:picLocks noChangeAspect="1" noChangeArrowheads="1"/>
                    </pic:cNvPicPr>
                  </pic:nvPicPr>
                  <pic:blipFill>
                    <a:blip r:embed="rId15"/>
                    <a:stretch>
                      <a:fillRect/>
                    </a:stretch>
                  </pic:blipFill>
                  <pic:spPr bwMode="auto">
                    <a:xfrm>
                      <a:off x="0" y="0"/>
                      <a:ext cx="5334000" cy="3651250"/>
                    </a:xfrm>
                    <a:prstGeom prst="rect">
                      <a:avLst/>
                    </a:prstGeom>
                    <a:noFill/>
                    <a:ln w="9525">
                      <a:noFill/>
                      <a:headEnd/>
                      <a:tailEnd/>
                    </a:ln>
                  </pic:spPr>
                </pic:pic>
              </a:graphicData>
            </a:graphic>
          </wp:inline>
        </w:drawing>
      </w:r>
    </w:p>
    <w:p w14:paraId="67376EBE" w14:textId="77777777" w:rsidR="00645190" w:rsidRDefault="00000000">
      <w:pPr>
        <w:pStyle w:val="Heading2"/>
      </w:pPr>
      <w:bookmarkStart w:id="14" w:name="X7da2e0bddcbd561781465fec554102c4f1cbedf"/>
      <w:bookmarkEnd w:id="13"/>
      <w:r>
        <w:t>Factorization rank K=3 is robust across supervision settings</w:t>
      </w:r>
    </w:p>
    <w:p w14:paraId="54A057B3" w14:textId="77777777" w:rsidR="00645190" w:rsidRDefault="00000000">
      <w:pPr>
        <w:pStyle w:val="FirstParagraph"/>
      </w:pPr>
      <w:r>
        <w:t xml:space="preserve">The 1-SE model selection rule chose </w:t>
      </w:r>
      <m:oMath>
        <m:r>
          <w:rPr>
            <w:rFonts w:ascii="Cambria Math" w:hAnsi="Cambria Math"/>
          </w:rPr>
          <m:t>k</m:t>
        </m:r>
        <m:r>
          <m:rPr>
            <m:sty m:val="p"/>
          </m:rPr>
          <w:rPr>
            <w:rFonts w:ascii="Cambria Math" w:hAnsi="Cambria Math"/>
          </w:rPr>
          <m:t>=</m:t>
        </m:r>
        <m:r>
          <w:rPr>
            <w:rFonts w:ascii="Cambria Math" w:hAnsi="Cambria Math"/>
          </w:rPr>
          <m:t>3</m:t>
        </m:r>
      </m:oMath>
      <w:r>
        <w:t xml:space="preserve"> over the global BO maximum (</w:t>
      </w:r>
      <m:oMath>
        <m:r>
          <w:rPr>
            <w:rFonts w:ascii="Cambria Math" w:hAnsi="Cambria Math"/>
          </w:rPr>
          <m:t>k</m:t>
        </m:r>
        <m:r>
          <m:rPr>
            <m:sty m:val="p"/>
          </m:rPr>
          <w:rPr>
            <w:rFonts w:ascii="Cambria Math" w:hAnsi="Cambria Math"/>
          </w:rPr>
          <m:t>=</m:t>
        </m:r>
        <m:r>
          <w:rPr>
            <w:rFonts w:ascii="Cambria Math" w:hAnsi="Cambria Math"/>
          </w:rPr>
          <m:t>7</m:t>
        </m:r>
      </m:oMath>
      <w:r>
        <w:t xml:space="preserve">; CV C-index </w:t>
      </w:r>
      <m:oMath>
        <m:r>
          <w:rPr>
            <w:rFonts w:ascii="Cambria Math" w:hAnsi="Cambria Math"/>
          </w:rPr>
          <m:t>0.655</m:t>
        </m:r>
      </m:oMath>
      <w:r>
        <w:t xml:space="preserve"> versus </w:t>
      </w:r>
      <m:oMath>
        <m:r>
          <w:rPr>
            <w:rFonts w:ascii="Cambria Math" w:hAnsi="Cambria Math"/>
          </w:rPr>
          <m:t>0.646</m:t>
        </m:r>
      </m:oMath>
      <w:r>
        <w:t xml:space="preserve">; margin </w:t>
      </w:r>
      <m:oMath>
        <m:r>
          <w:rPr>
            <w:rFonts w:ascii="Cambria Math" w:hAnsi="Cambria Math"/>
          </w:rPr>
          <m:t>0.009</m:t>
        </m:r>
      </m:oMath>
      <w:r>
        <w:t xml:space="preserve">). To assess whether this reflects a robust solution or an artifact of a specific tuning configuration, we conducted a sensitivity analysis across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and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(35 combinations), holding all other hyperparameters at their BO-selected values and evaluating each combination in independent external validation cohorts via stratified Cox regression (SI Appendix, Tables S1–S3). </w:t>
      </w:r>
      <m:oMath>
        <m:r>
          <w:rPr>
            <w:rFonts w:ascii="Cambria Math" w:hAnsi="Cambria Math"/>
          </w:rPr>
          <m:t>K</m:t>
        </m:r>
        <m:r>
          <m:rPr>
            <m:sty m:val="p"/>
          </m:rPr>
          <w:rPr>
            <w:rFonts w:ascii="Cambria Math" w:hAnsi="Cambria Math"/>
          </w:rPr>
          <m:t>=</m:t>
        </m:r>
        <m:r>
          <w:rPr>
            <w:rFonts w:ascii="Cambria Math" w:hAnsi="Cambria Math"/>
          </w:rPr>
          <m:t>3</m:t>
        </m:r>
      </m:oMath>
      <w:r>
        <w:t xml:space="preserve"> achieved significance (</w:t>
      </w:r>
      <m:oMath>
        <m:r>
          <w:rPr>
            <w:rFonts w:ascii="Cambria Math" w:hAnsi="Cambria Math"/>
          </w:rPr>
          <m:t>P</m:t>
        </m:r>
        <m:r>
          <m:rPr>
            <m:sty m:val="p"/>
          </m:rPr>
          <w:rPr>
            <w:rFonts w:ascii="Cambria Math" w:hAnsi="Cambria Math"/>
          </w:rPr>
          <m:t>&lt;</m:t>
        </m:r>
        <m:r>
          <w:rPr>
            <w:rFonts w:ascii="Cambria Math" w:hAnsi="Cambria Math"/>
          </w:rPr>
          <m:t>0.05</m:t>
        </m:r>
      </m:oMath>
      <w:r>
        <w:t xml:space="preserve">) across 6 of 7 supervision strengths, and </w:t>
      </w:r>
      <m:oMath>
        <m:r>
          <w:rPr>
            <w:rFonts w:ascii="Cambria Math" w:hAnsi="Cambria Math"/>
          </w:rPr>
          <m:t>K</m:t>
        </m:r>
        <m:r>
          <m:rPr>
            <m:sty m:val="p"/>
          </m:rPr>
          <w:rPr>
            <w:rFonts w:ascii="Cambria Math" w:hAnsi="Cambria Math"/>
          </w:rPr>
          <m:t>=</m:t>
        </m:r>
        <m:r>
          <w:rPr>
            <w:rFonts w:ascii="Cambria Math" w:hAnsi="Cambria Math"/>
          </w:rPr>
          <m:t>7</m:t>
        </m:r>
      </m:oMath>
      <w:r>
        <w:t xml:space="preserve"> at a comparable 5 of 7. After additional adjustment for PurIST and DeCAF molecular classifiers, </w:t>
      </w:r>
      <m:oMath>
        <m:r>
          <w:rPr>
            <w:rFonts w:ascii="Cambria Math" w:hAnsi="Cambria Math"/>
          </w:rPr>
          <m:t>K</m:t>
        </m:r>
        <m:r>
          <m:rPr>
            <m:sty m:val="p"/>
          </m:rPr>
          <w:rPr>
            <w:rFonts w:ascii="Cambria Math" w:hAnsi="Cambria Math"/>
          </w:rPr>
          <m:t>=</m:t>
        </m:r>
        <m:r>
          <w:rPr>
            <w:rFonts w:ascii="Cambria Math" w:hAnsi="Cambria Math"/>
          </w:rPr>
          <m:t>3</m:t>
        </m:r>
      </m:oMath>
      <w:r>
        <w:t xml:space="preserve"> retained significance at 5 of 7 supervision strengths, while </w:t>
      </w:r>
      <m:oMath>
        <m:r>
          <w:rPr>
            <w:rFonts w:ascii="Cambria Math" w:hAnsi="Cambria Math"/>
          </w:rPr>
          <m:t>K</m:t>
        </m:r>
        <m:r>
          <m:rPr>
            <m:sty m:val="p"/>
          </m:rPr>
          <w:rPr>
            <w:rFonts w:ascii="Cambria Math" w:hAnsi="Cambria Math"/>
          </w:rPr>
          <m:t>=</m:t>
        </m:r>
        <m:r>
          <w:rPr>
            <w:rFonts w:ascii="Cambria Math" w:hAnsi="Cambria Math"/>
          </w:rPr>
          <m:t>7</m:t>
        </m:r>
      </m:oMath>
      <w:r>
        <w:t xml:space="preserve"> dropped to 2 of 7 (SI Appendix, Table S2). This indicates that </w:t>
      </w:r>
      <m:oMath>
        <m:r>
          <w:rPr>
            <w:rFonts w:ascii="Cambria Math" w:hAnsi="Cambria Math"/>
          </w:rPr>
          <m:t>K</m:t>
        </m:r>
        <m:r>
          <m:rPr>
            <m:sty m:val="p"/>
          </m:rPr>
          <w:rPr>
            <w:rFonts w:ascii="Cambria Math" w:hAnsi="Cambria Math"/>
          </w:rPr>
          <m:t>=</m:t>
        </m:r>
        <m:r>
          <w:rPr>
            <w:rFonts w:ascii="Cambria Math" w:hAnsi="Cambria Math"/>
          </w:rPr>
          <m:t>7</m:t>
        </m:r>
      </m:oMath>
      <w:r>
        <w:t xml:space="preserve">’s prognostic content is largely recoverable from existing classifiers applied to the same data, whereas DeSurv’s D1 factor provides independent prognostic information not captured by PurIST or DeCAF. The parsimonious </w:t>
      </w:r>
      <m:oMath>
        <m:r>
          <w:rPr>
            <w:rFonts w:ascii="Cambria Math" w:hAnsi="Cambria Math"/>
          </w:rPr>
          <m:t>K</m:t>
        </m:r>
        <m:r>
          <m:rPr>
            <m:sty m:val="p"/>
          </m:rPr>
          <w:rPr>
            <w:rFonts w:ascii="Cambria Math" w:hAnsi="Cambria Math"/>
          </w:rPr>
          <m:t>=</m:t>
        </m:r>
        <m:r>
          <w:rPr>
            <w:rFonts w:ascii="Cambria Math" w:hAnsi="Cambria Math"/>
          </w:rPr>
          <m:t>3</m:t>
        </m:r>
      </m:oMath>
      <w:r>
        <w:t xml:space="preserve"> solution thus validates robustly across supervision strengths and retains prognostic value beyond known classifiers, providing empirical support for the 1-SE rule.</w:t>
      </w:r>
    </w:p>
    <w:p w14:paraId="26513E5A" w14:textId="77777777" w:rsidR="00645190" w:rsidRDefault="00000000">
      <w:pPr>
        <w:pStyle w:val="Heading1"/>
      </w:pPr>
      <w:bookmarkStart w:id="15" w:name="discussion"/>
      <w:bookmarkEnd w:id="4"/>
      <w:bookmarkEnd w:id="14"/>
      <w:r>
        <w:t>Discussion</w:t>
      </w:r>
    </w:p>
    <w:p w14:paraId="15D1D1BF" w14:textId="77777777" w:rsidR="00645190" w:rsidRDefault="00000000">
      <w:pPr>
        <w:pStyle w:val="FirstParagraph"/>
      </w:pPr>
      <w:r>
        <w:t xml:space="preserve">Incorporating survival outcomes directly into NMF factorization rather than assessing them retrospectively reorganizes the transcriptional landscape of PDAC in a clinically meaningful way. DeSurv concentrates prognostic signal into fewer, more interpretable gene programs that generalize across independent cohorts without retraining. More </w:t>
      </w:r>
      <w:r>
        <w:lastRenderedPageBreak/>
        <w:t>broadly, the principle that outcome-guided dimensionality reduction targets different subspaces than variance-driven reduction extends beyond cancer genomics: sufficient dimension reduction theory (9) and the information bottleneck framework (25) both predict that supervised compression retains outcome-relevant structure while discarding nuisance variation. DeSurv implements this principle within the specific constraints of NMF deconvolution, where nonnegativity preserves biological interpretability and the factorization structure enables single-sample scoring by projection.</w:t>
      </w:r>
    </w:p>
    <w:p w14:paraId="2D685811" w14:textId="77777777" w:rsidR="00645190" w:rsidRDefault="00000000">
      <w:pPr>
        <w:pStyle w:val="BodyText"/>
      </w:pPr>
      <w:r>
        <w:t>In PDAC, the factor structure produced by survival supervision is biologically informative. The factor with the largest survival contribution (D1) couples classical tumor programs with a restCAF-associated stromal signature, consistent with growing evidence that clinical outcomes depend on the joint configuration of tumor-intrinsic and cancer-associated fibroblast subtypes (11, 24). This co-occurrence within a single factor suggests that the prognostically relevant biology in PDAC is not purely tumor-intrinsic but reflects tumor–stroma coupling that unsupervised methods distribute across multiple factors. Standard NMF, by contrast, allocated a dedicated factor to exocrine-compositional variation, a signal that reflects tumor purity rather than cancer biology (10), leaving less capacity for the microenvironmental programs that DeSurv separates. The methodological contribution lies not in the identity of these programs, which have been established through virtual microdissection (4), experimental microdissection (26), and unsupervised deconvolution (5), but in how they are recovered: de novo, without pre-specified signatures, with direct quantification of their survival associations during factorization.</w:t>
      </w:r>
    </w:p>
    <w:p w14:paraId="17074930" w14:textId="77777777" w:rsidR="00645190" w:rsidRDefault="00000000">
      <w:pPr>
        <w:pStyle w:val="BodyText"/>
      </w:pPr>
      <w:r>
        <w:t xml:space="preserve">The semi-supervised design reflects a deliberate balance between biological completeness and clinical relevance. Survival supervision concentrates prognostic signal into fewer factors, creating a broad concordance plateau that the one-standard-error rule then leverages to select parsimonious ranks. In PDAC, the concordance plateau for DeSurv spanned </w:t>
      </w:r>
      <m:oMath>
        <m:r>
          <w:rPr>
            <w:rFonts w:ascii="Cambria Math" w:hAnsi="Cambria Math"/>
          </w:rPr>
          <m:t>k</m:t>
        </m:r>
        <m:r>
          <m:rPr>
            <m:sty m:val="p"/>
          </m:rPr>
          <w:rPr>
            <w:rFonts w:ascii="Cambria Math" w:hAnsi="Cambria Math"/>
          </w:rPr>
          <m:t>=</m:t>
        </m:r>
        <m:r>
          <w:rPr>
            <w:rFonts w:ascii="Cambria Math" w:hAnsi="Cambria Math"/>
          </w:rPr>
          <m:t>3</m:t>
        </m:r>
      </m:oMath>
      <w:r>
        <w:t xml:space="preserve">–12 (Fig. </w:t>
      </w:r>
      <w:hyperlink w:anchor="fig:sim">
        <w:r>
          <w:rPr>
            <w:rStyle w:val="Hyperlink"/>
          </w:rPr>
          <w:t>[fig:sim]</w:t>
        </w:r>
      </w:hyperlink>
      <w:r>
        <w:t xml:space="preserve">D), indicating that three supervised factors captured nearly as much prognostic information as twelve; for standard NMF, concordance increased steadily with </w:t>
      </w:r>
      <m:oMath>
        <m:r>
          <w:rPr>
            <w:rFonts w:ascii="Cambria Math" w:hAnsi="Cambria Math"/>
          </w:rPr>
          <m:t>k</m:t>
        </m:r>
      </m:oMath>
      <w:r>
        <w:t xml:space="preserve">, approaching DeSurv’s level by </w:t>
      </w:r>
      <m:oMath>
        <m:r>
          <w:rPr>
            <w:rFonts w:ascii="Cambria Math" w:hAnsi="Cambria Math"/>
          </w:rPr>
          <m:t>k</m:t>
        </m:r>
        <m:r>
          <m:rPr>
            <m:sty m:val="p"/>
          </m:rPr>
          <w:rPr>
            <w:rFonts w:ascii="Cambria Math" w:hAnsi="Cambria Math"/>
          </w:rPr>
          <m:t>=</m:t>
        </m:r>
        <m:r>
          <w:rPr>
            <w:rFonts w:ascii="Cambria Math" w:hAnsi="Cambria Math"/>
          </w:rPr>
          <m:t>7</m:t>
        </m:r>
      </m:oMath>
      <w:r>
        <w:t xml:space="preserve"> (SI Appendix, Table S4) but requiring more than twice as many factors and producing a fragmented structure whose prognostic content overlaps with existing molecular classifiers (SI Appendix, Tables S1–S2). Notably, NMF’s own unsupervised rank selection heuristics — reconstruction residuals, cophenetic correlation, and silhouette width (SI Appendix, Fig. S3) — do not point to </w:t>
      </w:r>
      <m:oMath>
        <m:r>
          <w:rPr>
            <w:rFonts w:ascii="Cambria Math" w:hAnsi="Cambria Math"/>
          </w:rPr>
          <m:t>k</m:t>
        </m:r>
        <m:r>
          <m:rPr>
            <m:sty m:val="p"/>
          </m:rPr>
          <w:rPr>
            <w:rFonts w:ascii="Cambria Math" w:hAnsi="Cambria Math"/>
          </w:rPr>
          <m:t>=</m:t>
        </m:r>
        <m:r>
          <w:rPr>
            <w:rFonts w:ascii="Cambria Math" w:hAnsi="Cambria Math"/>
          </w:rPr>
          <m:t>7</m:t>
        </m:r>
      </m:oMath>
      <w:r>
        <w:t xml:space="preserve">; the elbow criterion suggests </w:t>
      </w:r>
      <m:oMath>
        <m:r>
          <w:rPr>
            <w:rFonts w:ascii="Cambria Math" w:hAnsi="Cambria Math"/>
          </w:rPr>
          <m:t>k</m:t>
        </m:r>
        <m:r>
          <m:rPr>
            <m:sty m:val="p"/>
          </m:rPr>
          <w:rPr>
            <w:rFonts w:ascii="Cambria Math" w:hAnsi="Cambria Math"/>
          </w:rPr>
          <m:t>=</m:t>
        </m:r>
        <m:r>
          <w:rPr>
            <w:rFonts w:ascii="Cambria Math" w:hAnsi="Cambria Math"/>
          </w:rPr>
          <m:t>5</m:t>
        </m:r>
      </m:oMath>
      <w:r>
        <w:t xml:space="preserve">, which does not match DeSurv’s concordance. NMF only reaches </w:t>
      </w:r>
      <m:oMath>
        <m:r>
          <w:rPr>
            <w:rFonts w:ascii="Cambria Math" w:hAnsi="Cambria Math"/>
          </w:rPr>
          <m:t>k</m:t>
        </m:r>
        <m:r>
          <m:rPr>
            <m:sty m:val="p"/>
          </m:rPr>
          <w:rPr>
            <w:rFonts w:ascii="Cambria Math" w:hAnsi="Cambria Math"/>
          </w:rPr>
          <m:t>=</m:t>
        </m:r>
        <m:r>
          <w:rPr>
            <w:rFonts w:ascii="Cambria Math" w:hAnsi="Cambria Math"/>
          </w:rPr>
          <m:t>7</m:t>
        </m:r>
      </m:oMath>
      <w:r>
        <w:t xml:space="preserve"> through Bayesian optimization with </w:t>
      </w:r>
      <m:oMath>
        <m:r>
          <w:rPr>
            <w:rFonts w:ascii="Cambria Math" w:hAnsi="Cambria Math"/>
          </w:rPr>
          <m:t>α</m:t>
        </m:r>
        <m:r>
          <m:rPr>
            <m:sty m:val="p"/>
          </m:rPr>
          <w:rPr>
            <w:rFonts w:ascii="Cambria Math" w:hAnsi="Cambria Math"/>
          </w:rPr>
          <m:t>=</m:t>
        </m:r>
        <m:r>
          <w:rPr>
            <w:rFonts w:ascii="Cambria Math" w:hAnsi="Cambria Math"/>
          </w:rPr>
          <m:t>0</m:t>
        </m:r>
      </m:oMath>
      <w:r>
        <w:t>, that is, by applying DeSurv’s tuning infrastructure to an unsupervised model. The model selection framework — joint BO over rank and hyperparameters with the 1-SE rule — is thus itself part of the methodological contribution, not merely the survival gradient. This parsimony is a property of the 1-SE rule rather than an intrinsic consequence of supervision, but supervision creates the flat concordance surface under which the rule can operate effectively.</w:t>
      </w:r>
    </w:p>
    <w:p w14:paraId="0D8F7515" w14:textId="77777777" w:rsidR="00645190" w:rsidRDefault="00000000">
      <w:pPr>
        <w:pStyle w:val="BodyText"/>
      </w:pPr>
      <w:r>
        <w:t xml:space="preserve">Our simulations provide further guidance on when this tradeoff is most beneficial: DeSurv’s advantage is greatest when prognostic programs explain modest variance relative to outcome-neutral signals and vanishes under null conditions where no survival signal exists. DeSurv is therefore not intended to replace unsupervised NMF in all settings. When the </w:t>
      </w:r>
      <w:r>
        <w:lastRenderedPageBreak/>
        <w:t xml:space="preserve">goal is exploratory discovery without clinical endpoints, when survival data is sparse or unreliable, or when the application requires comprehensive biological characterization rather than prognostic stratification, unsupervised methods remain appropriate. The </w:t>
      </w:r>
      <m:oMath>
        <m:r>
          <w:rPr>
            <w:rFonts w:ascii="Cambria Math" w:hAnsi="Cambria Math"/>
          </w:rPr>
          <m:t>α</m:t>
        </m:r>
      </m:oMath>
      <w:r>
        <w:t xml:space="preserve"> parameter, tuned via Bayesian optimization, lets the data determine the appropriate balance for a given cancer type and cohort size, and the </w:t>
      </w:r>
      <m:oMath>
        <m:r>
          <w:rPr>
            <w:rFonts w:ascii="Cambria Math" w:hAnsi="Cambria Math"/>
          </w:rPr>
          <m:t>α</m:t>
        </m:r>
        <m:r>
          <m:rPr>
            <m:sty m:val="p"/>
          </m:rPr>
          <w:rPr>
            <w:rFonts w:ascii="Cambria Math" w:hAnsi="Cambria Math"/>
          </w:rPr>
          <m:t>=</m:t>
        </m:r>
        <m:r>
          <w:rPr>
            <w:rFonts w:ascii="Cambria Math" w:hAnsi="Cambria Math"/>
          </w:rPr>
          <m:t>0</m:t>
        </m:r>
      </m:oMath>
      <w:r>
        <w:t xml:space="preserve"> endpoint recovers standard NMF as a special case.</w:t>
      </w:r>
    </w:p>
    <w:p w14:paraId="538B5469" w14:textId="77777777" w:rsidR="00645190" w:rsidRDefault="00000000">
      <w:pPr>
        <w:pStyle w:val="BodyText"/>
      </w:pPr>
      <w:r>
        <w:t>Several limitations define the scope of these findings. First, DeSurv assumes Cox proportional hazards, which may not hold in settings with delayed or non-proportional treatment effects; the convergence guarantee (SI Appendix) applies to an idealized algorithm, and the implementation includes practical modifications that depart from the theoretical analysis, though empirically these do not affect convergence behavior. Extensions to more flexible survival models are a natural direction. Second, DeSurv was applied here only to PDAC, and broader benchmarking across cancer types is needed to establish the generality of the gap between reconstruction-optimal and survival-optimal subspaces; the computational cost of Bayesian optimization may limit scalability to very large cohorts, though hyperparameter selection is performed once and the final model applies by projection. Third, because supervision incorporates observed survival, which reflects both tumor biology and treatment received, the learned factors may implicitly encode treatment-response associations present in the training cohort. The biological interpretation of supervised factors should therefore be understood as conditional on the therapeutic context in which they were derived, and transportability to settings with substantially different treatment landscapes requires empirical validation. Extending DeSurv to multi-omics integration, spatial transcriptomics, and alternative outcome models is a natural next step. Although single-cell and spatial transcriptomics now resolve tumor compartments directly, the cohort sizes required for stable survival modeling (hundreds of patients with mature follow-up) remain available primarily in bulk expression data, and bulk profiling continues to underpin clinical molecular stratification efforts such as COMPASS (15). As single-cell cohorts with clinical annotation grow, patient-level survival modeling may complement deconvolution-based approaches; DeSurv’s gene programs, which align with cell-type signatures confirmed by independent single-cell studies (13, 14), can serve as a bridge between bulk-derived prognostic models and emerging cellular-resolution datasets.</w:t>
      </w:r>
    </w:p>
    <w:p w14:paraId="23321950" w14:textId="77777777" w:rsidR="00645190" w:rsidRDefault="00000000">
      <w:pPr>
        <w:pStyle w:val="BodyText"/>
      </w:pPr>
      <w:r>
        <w:t>More broadly, the standard workflow in cancer transcriptomics, discovering expression programs unsupervised and then evaluating their clinical relevance retrospectively, incurs a structural cost whenever the highest-variance signals are not the most prognostic. Because tumor purity and tissue composition dominate expression variation across cancer types (12), this mismatch is likely the norm rather than the exception. DeSurv provides a principled alternative: by aligning the factorization objective with the clinical question from the outset, it recovers prognostic programs directly, quantifies their survival contributions during discovery, and produces compact signatures that transfer to new patients by projection. The framework is general to any setting where NMF-based deconvolution is applied and clinical outcomes are available.</w:t>
      </w:r>
    </w:p>
    <w:p w14:paraId="5401CB62" w14:textId="77777777" w:rsidR="00645190" w:rsidRDefault="00000000">
      <w:pPr>
        <w:pStyle w:val="Heading1"/>
      </w:pPr>
      <w:bookmarkStart w:id="16" w:name="materials-and-methods"/>
      <w:bookmarkEnd w:id="15"/>
      <w:r>
        <w:lastRenderedPageBreak/>
        <w:t>Materials and methods</w:t>
      </w:r>
    </w:p>
    <w:p w14:paraId="63E446B7" w14:textId="77777777" w:rsidR="00645190" w:rsidRDefault="00000000">
      <w:pPr>
        <w:pStyle w:val="Heading2"/>
      </w:pPr>
      <w:bookmarkStart w:id="17" w:name="problem-formulation-and-notation"/>
      <w:r>
        <w:t>Problem formulation and notation</w:t>
      </w:r>
    </w:p>
    <w:p w14:paraId="4779CBB2" w14:textId="77777777" w:rsidR="00645190" w:rsidRDefault="00000000">
      <w:pPr>
        <w:pStyle w:val="FirstParagraph"/>
      </w:pPr>
      <w:r>
        <w:t xml:space="preserve">Let </w:t>
      </w:r>
      <m:oMath>
        <m:r>
          <w:rPr>
            <w:rFonts w:ascii="Cambria Math" w:hAnsi="Cambria Math"/>
          </w:rPr>
          <m:t>X</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n</m:t>
            </m:r>
          </m:sup>
        </m:sSubSup>
      </m:oMath>
      <w:r>
        <w:t xml:space="preserve"> denote the nonnegative gene expression matrix. DeSurv approximates </w:t>
      </w:r>
      <m:oMath>
        <m:r>
          <w:rPr>
            <w:rFonts w:ascii="Cambria Math" w:hAnsi="Cambria Math"/>
          </w:rPr>
          <m:t>X</m:t>
        </m:r>
        <m:r>
          <m:rPr>
            <m:sty m:val="p"/>
          </m:rPr>
          <w:rPr>
            <w:rFonts w:ascii="Cambria Math" w:hAnsi="Cambria Math"/>
          </w:rPr>
          <m:t>≈</m:t>
        </m:r>
        <m:r>
          <w:rPr>
            <w:rFonts w:ascii="Cambria Math" w:hAnsi="Cambria Math"/>
          </w:rPr>
          <m:t>WH</m:t>
        </m:r>
      </m:oMath>
      <w:r>
        <w:t xml:space="preserve">, where </w:t>
      </w:r>
      <m:oMath>
        <m:r>
          <w:rPr>
            <w:rFonts w:ascii="Cambria Math" w:hAnsi="Cambria Math"/>
          </w:rPr>
          <m:t>W</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k</m:t>
            </m:r>
          </m:sup>
        </m:sSubSup>
      </m:oMath>
      <w:r>
        <w:t xml:space="preserve"> contains nonnegative gene programs and </w:t>
      </w:r>
      <m:oMath>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n</m:t>
            </m:r>
          </m:sup>
        </m:sSubSup>
      </m:oMath>
      <w:r>
        <w:t xml:space="preserve"> contains sample loadings. Additionally, let </w:t>
      </w:r>
      <m:oMath>
        <m:r>
          <w:rPr>
            <w:rFonts w:ascii="Cambria Math" w:hAnsi="Cambria Math"/>
          </w:rPr>
          <m:t>y</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oMath>
      <w:r>
        <w:t xml:space="preserve"> denote patient survival times,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the censoring indicators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the event is observed), and </w:t>
      </w:r>
      <m:oMath>
        <m:r>
          <w:rPr>
            <w:rFonts w:ascii="Cambria Math" w:hAnsi="Cambria Math"/>
          </w:rPr>
          <m:t>β</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the Cox regression coefficients. Survival outcomes are modeled through a Cox proportional hazards model with factor scores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and linear predictor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β</m:t>
        </m:r>
      </m:oMath>
      <w:r>
        <w:t>.</w:t>
      </w:r>
    </w:p>
    <w:p w14:paraId="2688571D" w14:textId="77777777" w:rsidR="00645190" w:rsidRDefault="00000000">
      <w:pPr>
        <w:pStyle w:val="Heading2"/>
      </w:pPr>
      <w:bookmarkStart w:id="18" w:name="the-desurv-model"/>
      <w:bookmarkEnd w:id="17"/>
      <w:r>
        <w:t>The DeSurv Model</w:t>
      </w:r>
    </w:p>
    <w:p w14:paraId="5782B924" w14:textId="77777777" w:rsidR="00645190" w:rsidRDefault="00000000">
      <w:pPr>
        <w:pStyle w:val="FirstParagraph"/>
      </w:pPr>
      <w:r>
        <w:t xml:space="preserve">DeSurv integrates Nonnegative Matrix Factorization (NMF) with penalized Cox regression to identify gene programs associated with patient survival. The method operates in a semi-supervised framework: the reconstruction loss penalizes deviation from the observed expression data, while the survival term directs gene programs toward outcome-relevant structure. The parameter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the relative contribution of each objective.</w:t>
      </w:r>
    </w:p>
    <w:p w14:paraId="4D059077" w14:textId="77777777" w:rsidR="00645190" w:rsidRDefault="00000000">
      <w:pPr>
        <w:pStyle w:val="BodyText"/>
      </w:pPr>
      <w:r>
        <w:t>The joint objective is</w:t>
      </w:r>
    </w:p>
    <w:p w14:paraId="6983FEC4" w14:textId="77777777" w:rsidR="00645190" w:rsidRDefault="00000000">
      <w:pPr>
        <w:pStyle w:val="BodyText"/>
      </w:pPr>
      <m:oMathPara>
        <m:oMathParaPr>
          <m:jc m:val="center"/>
        </m:oMathParaPr>
        <m:oMath>
          <m:r>
            <m:rPr>
              <m:scr m:val="script"/>
              <m:sty m:val="p"/>
            </m:rPr>
            <w:rPr>
              <w:rFonts w:ascii="Cambria Math" w:hAnsi="Cambria Math"/>
            </w:rPr>
            <m:t>L</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NMF</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β</m:t>
              </m:r>
            </m:e>
          </m:d>
          <m:r>
            <m:rPr>
              <m:sty m:val="p"/>
            </m:rPr>
            <w:rPr>
              <w:rFonts w:ascii="Cambria Math" w:hAnsi="Cambria Math"/>
            </w:rPr>
            <m:t>,</m:t>
          </m:r>
        </m:oMath>
      </m:oMathPara>
    </w:p>
    <w:p w14:paraId="07D1A7BB" w14:textId="77777777" w:rsidR="00645190"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NMF</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oMath>
      <w:r>
        <w:t xml:space="preserve"> is the NMF reconstruction error (including 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 penalty on </w:t>
      </w:r>
      <m:oMath>
        <m:r>
          <w:rPr>
            <w:rFonts w:ascii="Cambria Math" w:hAnsi="Cambria Math"/>
          </w:rPr>
          <m:t>H</m:t>
        </m:r>
      </m:oMath>
      <w:r>
        <w:t xml:space="preserve">)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β</m:t>
            </m:r>
          </m:e>
        </m:d>
      </m:oMath>
      <w:r>
        <w:t xml:space="preserve"> is the elastic-net penalized partial log-likelihood. A critical architectural choice is where survival supervision enters the factorization. Because factor scores are defined as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oMath>
      <w:r>
        <w:t xml:space="preserve">, the Cox partial likelihood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oMath>
      <w:r>
        <w:t xml:space="preserve"> is a direct function of </w:t>
      </w:r>
      <m:oMath>
        <m:r>
          <w:rPr>
            <w:rFonts w:ascii="Cambria Math" w:hAnsi="Cambria Math"/>
          </w:rPr>
          <m:t>W</m:t>
        </m:r>
      </m:oMath>
      <w:r>
        <w:t xml:space="preserve"> and </w:t>
      </w:r>
      <m:oMath>
        <m:r>
          <w:rPr>
            <w:rFonts w:ascii="Cambria Math" w:hAnsi="Cambria Math"/>
          </w:rPr>
          <m:t>β</m:t>
        </m:r>
      </m:oMath>
      <w:r>
        <w:t xml:space="preserve">, and the survival gradient acts explicitly on the gene program matrix </w:t>
      </w:r>
      <m:oMath>
        <m:r>
          <w:rPr>
            <w:rFonts w:ascii="Cambria Math" w:hAnsi="Cambria Math"/>
          </w:rPr>
          <m:t>W</m:t>
        </m:r>
      </m:oMath>
      <w:r>
        <w:t xml:space="preserve">. The sample-level loadings </w:t>
      </w:r>
      <m:oMath>
        <m:r>
          <w:rPr>
            <w:rFonts w:ascii="Cambria Math" w:hAnsi="Cambria Math"/>
          </w:rPr>
          <m:t>H</m:t>
        </m:r>
      </m:oMath>
      <w:r>
        <w:t xml:space="preserve"> enter only through the reconstruction term and receive no survival gradient, preserving their interpretation as mixture coefficients (3, 18). When </w:t>
      </w:r>
      <m:oMath>
        <m:r>
          <w:rPr>
            <w:rFonts w:ascii="Cambria Math" w:hAnsi="Cambria Math"/>
          </w:rPr>
          <m:t>α</m:t>
        </m:r>
        <m:r>
          <m:rPr>
            <m:sty m:val="p"/>
          </m:rPr>
          <w:rPr>
            <w:rFonts w:ascii="Cambria Math" w:hAnsi="Cambria Math"/>
          </w:rPr>
          <m:t>=</m:t>
        </m:r>
        <m:r>
          <w:rPr>
            <w:rFonts w:ascii="Cambria Math" w:hAnsi="Cambria Math"/>
          </w:rPr>
          <m:t>0</m:t>
        </m:r>
      </m:oMath>
      <w:r>
        <w:t xml:space="preserve">, DeSurv reduces to standard unsupervised NMF. The Cox component also accommodates additional sample-level covariates (e.g., tumor stage or grade) alongside </w:t>
      </w:r>
      <m:oMath>
        <m:r>
          <w:rPr>
            <w:rFonts w:ascii="Cambria Math" w:hAnsi="Cambria Math"/>
          </w:rPr>
          <m:t>Z</m:t>
        </m:r>
      </m:oMath>
      <w:r>
        <w:t>, enabling adjustment for known prognostic factors during optimization.</w:t>
      </w:r>
    </w:p>
    <w:p w14:paraId="111C7472" w14:textId="77777777" w:rsidR="00645190" w:rsidRDefault="00000000">
      <w:pPr>
        <w:pStyle w:val="BodyText"/>
      </w:pPr>
      <w:r>
        <w:t xml:space="preserve">Optimization alternates updates for </w:t>
      </w:r>
      <m:oMath>
        <m:r>
          <w:rPr>
            <w:rFonts w:ascii="Cambria Math" w:hAnsi="Cambria Math"/>
          </w:rPr>
          <m:t>H</m:t>
        </m:r>
      </m:oMath>
      <w:r>
        <w:t xml:space="preserve">, </w:t>
      </w:r>
      <m:oMath>
        <m:r>
          <w:rPr>
            <w:rFonts w:ascii="Cambria Math" w:hAnsi="Cambria Math"/>
          </w:rPr>
          <m:t>W</m:t>
        </m:r>
      </m:oMath>
      <w:r>
        <w:t xml:space="preserve">, and </w:t>
      </w:r>
      <m:oMath>
        <m:r>
          <w:rPr>
            <w:rFonts w:ascii="Cambria Math" w:hAnsi="Cambria Math"/>
          </w:rPr>
          <m:t>β</m:t>
        </m:r>
      </m:oMath>
      <w:r>
        <w:t>; although non-convex, these updates converge to a stationary point under mild conditions (SI Appendix). Complete derivations and algorithmic details are provided in the SI Appendix.</w:t>
      </w:r>
    </w:p>
    <w:p w14:paraId="0BAC0625" w14:textId="77777777" w:rsidR="00645190" w:rsidRDefault="00000000">
      <w:pPr>
        <w:pStyle w:val="Heading2"/>
      </w:pPr>
      <w:bookmarkStart w:id="19" w:name="Xae18593a87377292dd7aab530561e9c6f103c06"/>
      <w:bookmarkEnd w:id="18"/>
      <w:r>
        <w:t>Hyperparameter selection and cross-validation</w:t>
      </w:r>
    </w:p>
    <w:p w14:paraId="61746CEA" w14:textId="77777777" w:rsidR="00645190" w:rsidRDefault="00000000">
      <w:pPr>
        <w:pStyle w:val="FirstParagraph"/>
      </w:pPr>
      <w:r>
        <w:t xml:space="preserve">Hyperparameters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top</m:t>
                </m:r>
              </m:sub>
            </m:sSub>
          </m:e>
        </m:d>
      </m:oMath>
      <w:r>
        <w:t xml:space="preserve"> were selected by maximizing the cross-validated C-index using Bayesian optimization (BO), with final rank </w:t>
      </w:r>
      <m:oMath>
        <m:r>
          <w:rPr>
            <w:rFonts w:ascii="Cambria Math" w:hAnsi="Cambria Math"/>
          </w:rPr>
          <m:t>k</m:t>
        </m:r>
      </m:oMath>
      <w:r>
        <w:t xml:space="preserve"> chosen by the one-standard-error rule (the smallest </w:t>
      </w:r>
      <m:oMath>
        <m:r>
          <w:rPr>
            <w:rFonts w:ascii="Cambria Math" w:hAnsi="Cambria Math"/>
          </w:rPr>
          <m:t>k</m:t>
        </m:r>
      </m:oMath>
      <w:r>
        <w:t xml:space="preserve"> whose predicted performance lay within one standard error of the maximum). All model selection was performed entirely within training data using nested cross-validation; no validation cohort data were used during any stage of tuning. Each fold was trained using multiple random initializations, and fold-level performance was defined as the average C-index across initializations. For stability, we used a consensus-based </w:t>
      </w:r>
      <w:r>
        <w:lastRenderedPageBreak/>
        <w:t xml:space="preserve">initialization for the final model, aggregating multiple DeSurv runs into a gene-gene co-occurrence matrix and constructing an initialization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from the resulting clusters (SI Appendix). Before validation, each column of </w:t>
      </w:r>
      <m:oMath>
        <m:r>
          <w:rPr>
            <w:rFonts w:ascii="Cambria Math" w:hAnsi="Cambria Math"/>
          </w:rPr>
          <m:t>W</m:t>
        </m:r>
      </m:oMath>
      <w:r>
        <w:t xml:space="preserve"> was truncated to its BO-selected number of top genes (details in SI Appendix), denoted </w:t>
      </w:r>
      <m:oMath>
        <m:acc>
          <m:accPr>
            <m:chr m:val="̃"/>
            <m:ctrlPr>
              <w:rPr>
                <w:rFonts w:ascii="Cambria Math" w:hAnsi="Cambria Math"/>
              </w:rPr>
            </m:ctrlPr>
          </m:accPr>
          <m:e>
            <m:r>
              <w:rPr>
                <w:rFonts w:ascii="Cambria Math" w:hAnsi="Cambria Math"/>
              </w:rPr>
              <m:t>W</m:t>
            </m:r>
          </m:e>
        </m:acc>
      </m:oMath>
      <w:r>
        <w:t xml:space="preserve">. In PDAC, BO selected </w:t>
      </w:r>
      <m:oMath>
        <m:sSub>
          <m:sSubPr>
            <m:ctrlPr>
              <w:rPr>
                <w:rFonts w:ascii="Cambria Math" w:hAnsi="Cambria Math"/>
              </w:rPr>
            </m:ctrlPr>
          </m:sSubPr>
          <m:e>
            <m:r>
              <w:rPr>
                <w:rFonts w:ascii="Cambria Math" w:hAnsi="Cambria Math"/>
              </w:rPr>
              <m:t>n</m:t>
            </m:r>
          </m:e>
          <m:sub>
            <m:r>
              <m:rPr>
                <m:nor/>
              </m:rPr>
              <m:t>top</m:t>
            </m:r>
          </m:sub>
        </m:sSub>
        <m:r>
          <m:rPr>
            <m:sty m:val="p"/>
          </m:rPr>
          <w:rPr>
            <w:rFonts w:ascii="Cambria Math" w:hAnsi="Cambria Math"/>
          </w:rPr>
          <m:t>=</m:t>
        </m:r>
        <m:r>
          <w:rPr>
            <w:rFonts w:ascii="Cambria Math" w:hAnsi="Cambria Math"/>
          </w:rPr>
          <m:t>270</m:t>
        </m:r>
      </m:oMath>
      <w:r>
        <w:t xml:space="preserve"> top genes per factor. A </w:t>
      </w:r>
      <m:oMath>
        <m:r>
          <w:rPr>
            <w:rFonts w:ascii="Cambria Math" w:hAnsi="Cambria Math"/>
          </w:rPr>
          <m:t>k</m:t>
        </m:r>
        <m:r>
          <m:rPr>
            <m:sty m:val="p"/>
          </m:rPr>
          <w:rPr>
            <w:rFonts w:ascii="Cambria Math" w:hAnsi="Cambria Math"/>
          </w:rPr>
          <m:t>×</m:t>
        </m:r>
        <m:r>
          <w:rPr>
            <w:rFonts w:ascii="Cambria Math" w:hAnsi="Cambria Math"/>
          </w:rPr>
          <m:t>α</m:t>
        </m:r>
      </m:oMath>
      <w:r>
        <w:t xml:space="preserve"> sensitivity analysis confirmed the robustness of the selected rank across supervision strengths (see Results and SI Appendix, Tables S1–S3).</w:t>
      </w:r>
    </w:p>
    <w:p w14:paraId="4A83450B" w14:textId="77777777" w:rsidR="00645190" w:rsidRDefault="00000000">
      <w:pPr>
        <w:pStyle w:val="BodyText"/>
      </w:pPr>
      <w:r>
        <w:t xml:space="preserve">External validation was performed by projecting new datasets onto the learned programs via </w:t>
      </w:r>
      <m:oMath>
        <m:r>
          <w:rPr>
            <w:rFonts w:ascii="Cambria Math" w:hAnsi="Cambria Math"/>
          </w:rPr>
          <m:t>Z</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xml:space="preserve"> and evaluating survival associations using C-index and log-rank statistics. Because the learned </w:t>
      </w:r>
      <m:oMath>
        <m:r>
          <w:rPr>
            <w:rFonts w:ascii="Cambria Math" w:hAnsi="Cambria Math"/>
          </w:rPr>
          <m:t>W</m:t>
        </m:r>
      </m:oMath>
      <w:r>
        <w:t xml:space="preserve"> is fixed at training time and validation samples are scored by simple projection, no retraining or access to validation survival data is required. Reported external hazard ratios and log-rank statistics therefore reflect purely out-of-sample generalization. To evaluate the quality of DeSurv-derived gene signatures for subtyping, new datasets </w:t>
      </w:r>
      <m:oMath>
        <m:sSub>
          <m:sSubPr>
            <m:ctrlPr>
              <w:rPr>
                <w:rFonts w:ascii="Cambria Math" w:hAnsi="Cambria Math"/>
              </w:rPr>
            </m:ctrlPr>
          </m:sSubPr>
          <m:e>
            <m:r>
              <w:rPr>
                <w:rFonts w:ascii="Cambria Math" w:hAnsi="Cambria Math"/>
              </w:rPr>
              <m:t>X</m:t>
            </m:r>
          </m:e>
          <m:sub>
            <m:r>
              <m:rPr>
                <m:nor/>
              </m:rPr>
              <m:t>new</m:t>
            </m:r>
          </m:sub>
        </m:sSub>
      </m:oMath>
      <w:r>
        <w:t xml:space="preserve"> were clustered on genes in </w:t>
      </w:r>
      <m:oMath>
        <m:acc>
          <m:accPr>
            <m:chr m:val="̃"/>
            <m:ctrlPr>
              <w:rPr>
                <w:rFonts w:ascii="Cambria Math" w:hAnsi="Cambria Math"/>
              </w:rPr>
            </m:ctrlPr>
          </m:accPr>
          <m:e>
            <m:r>
              <w:rPr>
                <w:rFonts w:ascii="Cambria Math" w:hAnsi="Cambria Math"/>
              </w:rPr>
              <m:t>W</m:t>
            </m:r>
          </m:e>
        </m:acc>
      </m:oMath>
      <w:r>
        <w:t>, and survival differences were analyzed for the derived clusters. Further training, validation, and runtime details appear in the SI Appendix.</w:t>
      </w:r>
    </w:p>
    <w:p w14:paraId="28FC9063" w14:textId="77777777" w:rsidR="00645190" w:rsidRDefault="00000000">
      <w:pPr>
        <w:pStyle w:val="Heading2"/>
      </w:pPr>
      <w:bookmarkStart w:id="20" w:name="simulation-studies"/>
      <w:bookmarkEnd w:id="19"/>
      <w:r>
        <w:t>Simulation studies</w:t>
      </w:r>
    </w:p>
    <w:p w14:paraId="7C3BF430" w14:textId="77777777" w:rsidR="00645190" w:rsidRDefault="00000000">
      <w:pPr>
        <w:pStyle w:val="FirstParagraph"/>
      </w:pPr>
      <w:r>
        <w:t xml:space="preserve">Simulation studies were conducted to assess recovery of prognostic latent structure and survival prediction under controlled conditions. Gene expression data were generated from a nonnegative factor model </w:t>
      </w:r>
      <m:oMath>
        <m:r>
          <w:rPr>
            <w:rFonts w:ascii="Cambria Math" w:hAnsi="Cambria Math"/>
          </w:rPr>
          <m:t>X</m:t>
        </m:r>
        <m:r>
          <m:rPr>
            <m:sty m:val="p"/>
          </m:rPr>
          <w:rPr>
            <w:rFonts w:ascii="Cambria Math" w:hAnsi="Cambria Math"/>
          </w:rPr>
          <m:t>=</m:t>
        </m:r>
        <m:r>
          <w:rPr>
            <w:rFonts w:ascii="Cambria Math" w:hAnsi="Cambria Math"/>
          </w:rPr>
          <m:t>WH</m:t>
        </m:r>
      </m:oMath>
      <w:r>
        <w:t xml:space="preserve">, where gene loadings </w:t>
      </w:r>
      <m:oMath>
        <m:r>
          <w:rPr>
            <w:rFonts w:ascii="Cambria Math" w:hAnsi="Cambria Math"/>
          </w:rPr>
          <m:t>W</m:t>
        </m:r>
      </m:oMath>
      <w:r>
        <w:t xml:space="preserve"> comprised three gene classes: marker genes, background genes, and noise genes. Marker genes were simulated to load strongly on a single factor and weakly on others, background genes to load strongly across all factors, and noise genes to have uniformly low loadings. Specifically, marker gene primary loadings were drawn from </w:t>
      </w:r>
      <m:oMath>
        <m:r>
          <m:rPr>
            <m:nor/>
          </m:rPr>
          <m:t>Gamma</m:t>
        </m:r>
        <m:d>
          <m:dPr>
            <m:ctrlPr>
              <w:rPr>
                <w:rFonts w:ascii="Cambria Math" w:hAnsi="Cambria Math"/>
              </w:rPr>
            </m:ctrlPr>
          </m:dPr>
          <m:e>
            <m:r>
              <m:rPr>
                <m:nor/>
              </m:rPr>
              <m:t>shape</m:t>
            </m:r>
            <m:r>
              <m:rPr>
                <m:sty m:val="p"/>
              </m:rPr>
              <w:rPr>
                <w:rFonts w:ascii="Cambria Math" w:hAnsi="Cambria Math"/>
              </w:rPr>
              <m:t>=</m:t>
            </m:r>
            <m:r>
              <w:rPr>
                <w:rFonts w:ascii="Cambria Math" w:hAnsi="Cambria Math"/>
              </w:rPr>
              <m:t>3</m:t>
            </m:r>
            <m:r>
              <m:rPr>
                <m:sty m:val="p"/>
              </m:rPr>
              <w:rPr>
                <w:rFonts w:ascii="Cambria Math" w:hAnsi="Cambria Math"/>
              </w:rPr>
              <m:t>,</m:t>
            </m:r>
            <m:r>
              <m:rPr>
                <m:nor/>
              </m:rPr>
              <m:t>rate</m:t>
            </m:r>
            <m:r>
              <m:rPr>
                <m:sty m:val="p"/>
              </m:rPr>
              <w:rPr>
                <w:rFonts w:ascii="Cambria Math" w:hAnsi="Cambria Math"/>
              </w:rPr>
              <m:t>=</m:t>
            </m:r>
            <m:r>
              <w:rPr>
                <w:rFonts w:ascii="Cambria Math" w:hAnsi="Cambria Math"/>
              </w:rPr>
              <m:t>0.8</m:t>
            </m:r>
          </m:e>
        </m:d>
      </m:oMath>
      <w:r>
        <w:t xml:space="preserve"> and cross-loadings onto other factors from </w:t>
      </w:r>
      <m:oMath>
        <m:r>
          <m:rPr>
            <m:nor/>
          </m:rPr>
          <m:t>Gamma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m:t>
            </m:r>
          </m:e>
        </m:d>
      </m:oMath>
      <w:r>
        <w:t xml:space="preserve">; background gene loadings from </w:t>
      </w:r>
      <m:oMath>
        <m:r>
          <m:rPr>
            <m:nor/>
          </m:rPr>
          <m:t>Gamma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across all factors; and noise gene loadings from </w:t>
      </w:r>
      <m:oMath>
        <m:r>
          <m:rPr>
            <m:nor/>
          </m:rPr>
          <m:t>Gamma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m:t>
            </m:r>
          </m:e>
        </m:d>
      </m:oMath>
      <w:r>
        <w:t xml:space="preserve">. Sample-level factor activities </w:t>
      </w:r>
      <m:oMath>
        <m:r>
          <w:rPr>
            <w:rFonts w:ascii="Cambria Math" w:hAnsi="Cambria Math"/>
          </w:rPr>
          <m:t>H</m:t>
        </m:r>
      </m:oMath>
      <w:r>
        <w:t xml:space="preserve"> were drawn from </w:t>
      </w:r>
      <m:oMath>
        <m:r>
          <m:rPr>
            <m:nor/>
          </m:rPr>
          <m:t>Gamma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Each dataset comprised </w:t>
      </w:r>
      <m:oMath>
        <m:r>
          <w:rPr>
            <w:rFonts w:ascii="Cambria Math" w:hAnsi="Cambria Math"/>
          </w:rPr>
          <m:t>G</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genes, </w:t>
      </w:r>
      <m:oMath>
        <m:r>
          <w:rPr>
            <w:rFonts w:ascii="Cambria Math" w:hAnsi="Cambria Math"/>
          </w:rPr>
          <m:t>N</m:t>
        </m:r>
        <m:r>
          <m:rPr>
            <m:sty m:val="p"/>
          </m:rPr>
          <w:rPr>
            <w:rFonts w:ascii="Cambria Math" w:hAnsi="Cambria Math"/>
          </w:rPr>
          <m:t>=</m:t>
        </m:r>
        <m:r>
          <w:rPr>
            <w:rFonts w:ascii="Cambria Math" w:hAnsi="Cambria Math"/>
          </w:rPr>
          <m:t>200</m:t>
        </m:r>
      </m:oMath>
      <w:r>
        <w:t xml:space="preserve"> samples, and </w:t>
      </w:r>
      <m:oMath>
        <m:r>
          <w:rPr>
            <w:rFonts w:ascii="Cambria Math" w:hAnsi="Cambria Math"/>
          </w:rPr>
          <m:t>K</m:t>
        </m:r>
        <m:r>
          <m:rPr>
            <m:sty m:val="p"/>
          </m:rPr>
          <w:rPr>
            <w:rFonts w:ascii="Cambria Math" w:hAnsi="Cambria Math"/>
          </w:rPr>
          <m:t>=</m:t>
        </m:r>
        <m:r>
          <w:rPr>
            <w:rFonts w:ascii="Cambria Math" w:hAnsi="Cambria Math"/>
          </w:rPr>
          <m:t>3</m:t>
        </m:r>
      </m:oMath>
      <w:r>
        <w:t xml:space="preserve"> factors, with 150 marker genes per factor and 500 shared background genes. Cox regression coefficients were </w:t>
      </w:r>
      <m:oMath>
        <m:r>
          <w:rPr>
            <w:rFonts w:ascii="Cambria Math" w:hAnsi="Cambria Math"/>
          </w:rPr>
          <m:t>β</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in the primary scenario, </w:t>
      </w:r>
      <m:oMath>
        <m:r>
          <w:rPr>
            <w:rFonts w:ascii="Cambria Math" w:hAnsi="Cambria Math"/>
          </w:rPr>
          <m:t>β</m:t>
        </m:r>
        <m:r>
          <m:rPr>
            <m:sty m:val="p"/>
          </m:rPr>
          <w:rPr>
            <w:rFonts w:ascii="Cambria Math" w:hAnsi="Cambria Math"/>
          </w:rPr>
          <m:t>=</m:t>
        </m:r>
        <m:r>
          <w:rPr>
            <w:rFonts w:ascii="Cambria Math" w:hAnsi="Cambria Math"/>
          </w:rPr>
          <m:t>0</m:t>
        </m:r>
      </m:oMath>
      <w:r>
        <w:t xml:space="preserve"> in the null scenario, and </w:t>
      </w:r>
      <m:oMath>
        <m:r>
          <w:rPr>
            <w:rFonts w:ascii="Cambria Math" w:hAnsi="Cambria Math"/>
          </w:rPr>
          <m:t>β</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in the mixed scenario where survival risk was driven by 300 genes comprising the 150 factor-1 markers and 150 randomly sampled background genes, creating partial overlap between the prognostic signal and variance-dominant outcome-neutral programs.</w:t>
      </w:r>
    </w:p>
    <w:p w14:paraId="2313C78E" w14:textId="77777777" w:rsidR="00645190" w:rsidRDefault="00000000">
      <w:pPr>
        <w:pStyle w:val="BodyText"/>
      </w:pPr>
      <w:r>
        <w:t xml:space="preserve">Survival times were generated from an exponential distribution in which risk depended on marker gene expression through </w:t>
      </w:r>
      <m:oMath>
        <m:sSup>
          <m:sSupPr>
            <m:ctrlPr>
              <w:rPr>
                <w:rFonts w:ascii="Cambria Math" w:hAnsi="Cambria Math"/>
              </w:rPr>
            </m:ctrlPr>
          </m:sSupPr>
          <m:e>
            <m:r>
              <w:rPr>
                <w:rFonts w:ascii="Cambria Math" w:hAnsi="Cambria Math"/>
              </w:rPr>
              <m:t>X</m:t>
            </m:r>
          </m:e>
          <m:sup>
            <m:r>
              <w:rPr>
                <w:rFonts w:ascii="Cambria Math" w:hAnsi="Cambria Math"/>
              </w:rPr>
              <m:t>T</m:t>
            </m:r>
          </m:sup>
        </m:sSup>
        <m:acc>
          <m:accPr>
            <m:chr m:val="̃"/>
            <m:ctrlPr>
              <w:rPr>
                <w:rFonts w:ascii="Cambria Math" w:hAnsi="Cambria Math"/>
              </w:rPr>
            </m:ctrlPr>
          </m:accPr>
          <m:e>
            <m:r>
              <w:rPr>
                <w:rFonts w:ascii="Cambria Math" w:hAnsi="Cambria Math"/>
              </w:rPr>
              <m:t>W</m:t>
            </m:r>
          </m:e>
        </m:acc>
      </m:oMath>
      <w:r>
        <w:t xml:space="preserve">, where </w:t>
      </w:r>
      <m:oMath>
        <m:acc>
          <m:accPr>
            <m:chr m:val="̃"/>
            <m:ctrlPr>
              <w:rPr>
                <w:rFonts w:ascii="Cambria Math" w:hAnsi="Cambria Math"/>
              </w:rPr>
            </m:ctrlPr>
          </m:accPr>
          <m:e>
            <m:r>
              <w:rPr>
                <w:rFonts w:ascii="Cambria Math" w:hAnsi="Cambria Math"/>
              </w:rPr>
              <m:t>W</m:t>
            </m:r>
          </m:e>
        </m:acc>
      </m:oMath>
      <w:r>
        <w:t xml:space="preserve"> retained marker gene loadings for their corresponding factors and was zero otherwise; censoring times were generated independently from an exponential distribution. Each dataset was analyzed using DeSurv and standard NMF followed by Cox regression on inferred factors, both tuned using cross-validated concordance index via Bayesian optimization. Performance was summarized across repeated simulation replicates. We considered three simulation scenarios: a primary scenario where prognostic programs explain low variance relative to outcome-neutral signals, a null scenario with no survival signal, and a mixed scenario where prognostic and variance-dominant programs partially overlap.</w:t>
      </w:r>
    </w:p>
    <w:p w14:paraId="48DB5EA3" w14:textId="77777777" w:rsidR="00645190" w:rsidRDefault="00000000">
      <w:pPr>
        <w:pStyle w:val="Heading2"/>
      </w:pPr>
      <w:bookmarkStart w:id="21" w:name="real-world-datasets"/>
      <w:bookmarkEnd w:id="20"/>
      <w:r>
        <w:lastRenderedPageBreak/>
        <w:t>Real-world datasets</w:t>
      </w:r>
    </w:p>
    <w:p w14:paraId="22CA7B11" w14:textId="77777777" w:rsidR="00645190" w:rsidRDefault="00000000">
      <w:pPr>
        <w:pStyle w:val="FirstParagraph"/>
      </w:pPr>
      <w:r>
        <w:t>We analyzed publicly available RNA-seq and microarray cohorts of pancreatic ductal adenocarcinoma (PDAC) with corresponding overall survival outcomes. Gene expression matrices were converted to TPM and log</w:t>
      </w:r>
      <w:r>
        <w:rPr>
          <w:vertAlign w:val="subscript"/>
        </w:rPr>
        <w:t>2</w:t>
      </w:r>
      <w:r>
        <w:t>-transformed (log</w:t>
      </w:r>
      <w:r>
        <w:rPr>
          <w:vertAlign w:val="subscript"/>
        </w:rPr>
        <w:t>2</w:t>
      </w:r>
      <w:r>
        <w:t>(TPM + 1)). For each training cohort separately, genes were ranked by mean expression and by variance independently; the top 3,000 genes with the lowest sum of these two ranks were retained, selecting genes that are both highly expressed and highly variable; the intersection across training cohorts yielded 1,970 genes used for all analyses. Validation datasets were restricted to this same gene set. Survival times and censoring indicators were taken from the associated clinical annotations. Of the seven PDAC cohorts we considered, two were used for training (TCGA and CPTAC) and five were used for external validation (Dijk, Moffitt, PACA-AU array, PACA-AU RNA-seq, and Puleo). To harmonize differences in scale across cohorts, filtered gene expression data were within-subject rank transformed before model training (ranks are inherently nonnegative, preserving NMF compatibility). More details about the datasets can be found in the SI Appendix.</w:t>
      </w:r>
    </w:p>
    <w:p w14:paraId="4CE00B93" w14:textId="77777777" w:rsidR="00645190" w:rsidRDefault="00000000">
      <w:pPr>
        <w:pStyle w:val="Heading2"/>
      </w:pPr>
      <w:bookmarkStart w:id="22" w:name="data-materials-and-software-availability"/>
      <w:bookmarkEnd w:id="21"/>
      <w:r>
        <w:t>Data, Materials, and Software Availability</w:t>
      </w:r>
    </w:p>
    <w:p w14:paraId="4A28DC6B" w14:textId="77777777" w:rsidR="00645190" w:rsidRDefault="00000000">
      <w:pPr>
        <w:pStyle w:val="FirstParagraph"/>
      </w:pPr>
      <w:r>
        <w:t>All datasets used in this study are publicly available and de-identified; no IRB approval was required. Training data were obtained from the Genomic Data Commons (TCGA-PAAD and CPTAC-3). Validation cohorts were obtained from ArrayExpress (Dijk, E-MTAB-6830; Puleo, E-MTAB-6134), GEO (Moffitt, GSE71729), and the ICGC Data Portal (PACA-AU array and RNA-seq). Cohort details, sample sizes after quality control, and patient-level metadata used are summarized in SI Methods. Expression data and molecular classifications (PurIST, DeCAF) for the validation cohorts were originally compiled for the DeCAF study (11). An R package implementing DeSurv is available at github.com/ayoung31/DeSurv. Code and processed data to reproduce all analyses are available at github.com/ayoung31/DeSurv-paper.</w:t>
      </w:r>
    </w:p>
    <w:p w14:paraId="1C9CE2CB" w14:textId="77777777" w:rsidR="00645190" w:rsidRDefault="00000000">
      <w:pPr>
        <w:pStyle w:val="Heading1"/>
      </w:pPr>
      <w:bookmarkStart w:id="23" w:name="references"/>
      <w:bookmarkEnd w:id="16"/>
      <w:bookmarkEnd w:id="22"/>
      <w:r>
        <w:t>References</w:t>
      </w:r>
    </w:p>
    <w:p w14:paraId="49B54B21" w14:textId="77777777" w:rsidR="00645190" w:rsidRDefault="00000000">
      <w:pPr>
        <w:pStyle w:val="FirstParagraph"/>
      </w:pPr>
      <w:bookmarkStart w:id="24" w:name="refs"/>
      <w:r>
        <w:t>[refs]</w:t>
      </w:r>
      <w:bookmarkEnd w:id="24"/>
    </w:p>
    <w:p w14:paraId="4B101278" w14:textId="77777777" w:rsidR="00645190" w:rsidRDefault="00000000">
      <w:pPr>
        <w:pStyle w:val="BodyText"/>
      </w:pPr>
      <w:r>
        <w:t xml:space="preserve"> </w:t>
      </w:r>
    </w:p>
    <w:p w14:paraId="42A16B7F" w14:textId="77777777" w:rsidR="00645190" w:rsidRDefault="00000000">
      <w:pPr>
        <w:pStyle w:val="BodyText"/>
      </w:pPr>
      <w:r>
        <w:t>1.</w:t>
      </w:r>
    </w:p>
    <w:p w14:paraId="45A5C22D" w14:textId="77777777" w:rsidR="00645190" w:rsidRDefault="00000000">
      <w:pPr>
        <w:pStyle w:val="BodyText"/>
      </w:pPr>
      <w:r>
        <w:t xml:space="preserve">Collisson EA, et al. (2011) Subtypes of pancreatic ductal adenocarcinoma and their differing responses to therapy. </w:t>
      </w:r>
      <w:r>
        <w:rPr>
          <w:i/>
          <w:iCs/>
        </w:rPr>
        <w:t>Nature medicine</w:t>
      </w:r>
      <w:r>
        <w:t xml:space="preserve"> 17(4):500–503.</w:t>
      </w:r>
    </w:p>
    <w:p w14:paraId="0317066D" w14:textId="77777777" w:rsidR="00645190" w:rsidRDefault="00000000">
      <w:pPr>
        <w:pStyle w:val="BodyText"/>
      </w:pPr>
      <w:r>
        <w:t>2.</w:t>
      </w:r>
    </w:p>
    <w:p w14:paraId="255E416A" w14:textId="77777777" w:rsidR="00645190" w:rsidRDefault="00000000">
      <w:pPr>
        <w:pStyle w:val="BodyText"/>
      </w:pPr>
      <w:r>
        <w:t xml:space="preserve">Nguyen H, Nguyen H, Tran D, Draghici S, Nguyen T (2024) Fourteen years of cellular deconvolution: Methodology, applications, technical evaluation and outstanding challenges. </w:t>
      </w:r>
      <w:r>
        <w:rPr>
          <w:i/>
          <w:iCs/>
        </w:rPr>
        <w:t>Nucleic Acids Research</w:t>
      </w:r>
      <w:r>
        <w:t xml:space="preserve"> 52(9):4761–4783.</w:t>
      </w:r>
    </w:p>
    <w:p w14:paraId="2C0053BB" w14:textId="77777777" w:rsidR="00645190" w:rsidRDefault="00000000">
      <w:pPr>
        <w:pStyle w:val="BodyText"/>
      </w:pPr>
      <w:r>
        <w:t>3.</w:t>
      </w:r>
    </w:p>
    <w:p w14:paraId="2398FDB5" w14:textId="77777777" w:rsidR="00645190" w:rsidRDefault="00000000">
      <w:pPr>
        <w:pStyle w:val="BodyText"/>
      </w:pPr>
      <w:r>
        <w:lastRenderedPageBreak/>
        <w:t xml:space="preserve">Lee DD, Seung HS (1999) Learning the parts of objects by non-negative matrix factorization. </w:t>
      </w:r>
      <w:r>
        <w:rPr>
          <w:i/>
          <w:iCs/>
        </w:rPr>
        <w:t>Nature</w:t>
      </w:r>
      <w:r>
        <w:t xml:space="preserve"> 401(6755):788–791.</w:t>
      </w:r>
    </w:p>
    <w:p w14:paraId="3F49DB40" w14:textId="77777777" w:rsidR="00645190" w:rsidRDefault="00000000">
      <w:pPr>
        <w:pStyle w:val="BodyText"/>
      </w:pPr>
      <w:r>
        <w:t>4.</w:t>
      </w:r>
    </w:p>
    <w:p w14:paraId="0F6CFF91" w14:textId="77777777" w:rsidR="00645190" w:rsidRDefault="00000000">
      <w:pPr>
        <w:pStyle w:val="BodyText"/>
      </w:pPr>
      <w:r>
        <w:t xml:space="preserve">Moffitt RA, et al. (2015) Virtual microdissection identifies distinct tumor-and stroma-specific subtypes of pancreatic ductal adenocarcinoma. </w:t>
      </w:r>
      <w:r>
        <w:rPr>
          <w:i/>
          <w:iCs/>
        </w:rPr>
        <w:t>Nature genetics</w:t>
      </w:r>
      <w:r>
        <w:t xml:space="preserve"> 47(10):1168–1178.</w:t>
      </w:r>
    </w:p>
    <w:p w14:paraId="639524EE" w14:textId="77777777" w:rsidR="00645190" w:rsidRDefault="00000000">
      <w:pPr>
        <w:pStyle w:val="BodyText"/>
      </w:pPr>
      <w:r>
        <w:t>5.</w:t>
      </w:r>
    </w:p>
    <w:p w14:paraId="6BB6B4B2" w14:textId="77777777" w:rsidR="00645190" w:rsidRDefault="00000000">
      <w:pPr>
        <w:pStyle w:val="BodyText"/>
      </w:pPr>
      <w:r>
        <w:t xml:space="preserve">Peng XL, Moffitt RA, Torphy RJ, Volmar KE, Yeh JJ (2019) De novo compartment deconvolution and weight estimation of tumor samples using DECODER. </w:t>
      </w:r>
      <w:r>
        <w:rPr>
          <w:i/>
          <w:iCs/>
        </w:rPr>
        <w:t>Nature communications</w:t>
      </w:r>
      <w:r>
        <w:t xml:space="preserve"> 10(1):4729.</w:t>
      </w:r>
    </w:p>
    <w:p w14:paraId="5B3F02A1" w14:textId="77777777" w:rsidR="00645190" w:rsidRDefault="00000000">
      <w:pPr>
        <w:pStyle w:val="BodyText"/>
      </w:pPr>
      <w:r>
        <w:t>6.</w:t>
      </w:r>
    </w:p>
    <w:p w14:paraId="1B54BEF8" w14:textId="77777777" w:rsidR="00645190" w:rsidRDefault="00000000">
      <w:pPr>
        <w:pStyle w:val="BodyText"/>
      </w:pPr>
      <w:r>
        <w:t xml:space="preserve">Brunet J-P, Tamayo P, Golub TR, Mesirov JP (2004) Metagenes and molecular pattern discovery using matrix factorization. </w:t>
      </w:r>
      <w:r>
        <w:rPr>
          <w:i/>
          <w:iCs/>
        </w:rPr>
        <w:t>Proceedings of the National Academy of Sciences</w:t>
      </w:r>
      <w:r>
        <w:t xml:space="preserve"> 101(12):4164–4169.</w:t>
      </w:r>
    </w:p>
    <w:p w14:paraId="1D2EF9D3" w14:textId="77777777" w:rsidR="00645190" w:rsidRDefault="00000000">
      <w:pPr>
        <w:pStyle w:val="BodyText"/>
      </w:pPr>
      <w:r>
        <w:t>7.</w:t>
      </w:r>
    </w:p>
    <w:p w14:paraId="2E32E34D" w14:textId="77777777" w:rsidR="00645190" w:rsidRDefault="00000000">
      <w:pPr>
        <w:pStyle w:val="BodyText"/>
      </w:pPr>
      <w:r>
        <w:t xml:space="preserve">Bailey P, Chang DK, et al. (2016) </w:t>
      </w:r>
      <w:hyperlink r:id="rId16">
        <w:r>
          <w:rPr>
            <w:rStyle w:val="Hyperlink"/>
          </w:rPr>
          <w:t>Genomic analyses identify molecular subtypes of pancreatic cancer</w:t>
        </w:r>
      </w:hyperlink>
      <w:r>
        <w:t xml:space="preserve">. </w:t>
      </w:r>
      <w:r>
        <w:rPr>
          <w:i/>
          <w:iCs/>
        </w:rPr>
        <w:t>Nature</w:t>
      </w:r>
      <w:r>
        <w:t xml:space="preserve"> 531(7592):47–52.</w:t>
      </w:r>
    </w:p>
    <w:p w14:paraId="7146DE08" w14:textId="77777777" w:rsidR="00645190" w:rsidRDefault="00000000">
      <w:pPr>
        <w:pStyle w:val="BodyText"/>
      </w:pPr>
      <w:r>
        <w:t>8.</w:t>
      </w:r>
    </w:p>
    <w:p w14:paraId="46C0C9AC" w14:textId="77777777" w:rsidR="00645190" w:rsidRDefault="00000000">
      <w:pPr>
        <w:pStyle w:val="BodyText"/>
      </w:pPr>
      <w:r>
        <w:t xml:space="preserve">Bair E, Tibshirani R (2004) Semi-supervised methods to predict patient survival from gene expression data. </w:t>
      </w:r>
      <w:r>
        <w:rPr>
          <w:i/>
          <w:iCs/>
        </w:rPr>
        <w:t>PLoS biology</w:t>
      </w:r>
      <w:r>
        <w:t xml:space="preserve"> 2(4):e108.</w:t>
      </w:r>
    </w:p>
    <w:p w14:paraId="6D05B38F" w14:textId="77777777" w:rsidR="00645190" w:rsidRDefault="00000000">
      <w:pPr>
        <w:pStyle w:val="BodyText"/>
      </w:pPr>
      <w:r>
        <w:t>9.</w:t>
      </w:r>
    </w:p>
    <w:p w14:paraId="0EC65A41" w14:textId="77777777" w:rsidR="00645190" w:rsidRDefault="00000000">
      <w:pPr>
        <w:pStyle w:val="BodyText"/>
      </w:pPr>
      <w:r>
        <w:t xml:space="preserve">Cook RD (2007) Fisher lecture: Dimension reduction in regression. </w:t>
      </w:r>
      <w:r>
        <w:rPr>
          <w:i/>
          <w:iCs/>
        </w:rPr>
        <w:t>Statistical Science</w:t>
      </w:r>
      <w:r>
        <w:t xml:space="preserve"> 22(1):1–26.</w:t>
      </w:r>
    </w:p>
    <w:p w14:paraId="6A813944" w14:textId="77777777" w:rsidR="00645190" w:rsidRDefault="00000000">
      <w:pPr>
        <w:pStyle w:val="BodyText"/>
      </w:pPr>
      <w:r>
        <w:t>10.</w:t>
      </w:r>
    </w:p>
    <w:p w14:paraId="7A7ED4BE" w14:textId="77777777" w:rsidR="00645190" w:rsidRDefault="00000000">
      <w:pPr>
        <w:pStyle w:val="BodyText"/>
      </w:pPr>
      <w:r>
        <w:t xml:space="preserve">Rashid NU, et al. (2020) Purity independent subtyping of tumors (PurIST), a clinically robust, single-sample classifier for tumor subtyping in pancreatic cancer. </w:t>
      </w:r>
      <w:r>
        <w:rPr>
          <w:i/>
          <w:iCs/>
        </w:rPr>
        <w:t>Clinical Cancer Research</w:t>
      </w:r>
      <w:r>
        <w:t xml:space="preserve"> 26(1):82–92.</w:t>
      </w:r>
    </w:p>
    <w:p w14:paraId="6EB48491" w14:textId="77777777" w:rsidR="00645190" w:rsidRDefault="00000000">
      <w:pPr>
        <w:pStyle w:val="BodyText"/>
      </w:pPr>
      <w:r>
        <w:t>11.</w:t>
      </w:r>
    </w:p>
    <w:p w14:paraId="1E4E9F25" w14:textId="77777777" w:rsidR="00645190" w:rsidRDefault="00000000">
      <w:pPr>
        <w:pStyle w:val="BodyText"/>
      </w:pPr>
      <w:r>
        <w:t xml:space="preserve">Peng XL, et al. (2026) </w:t>
      </w:r>
      <w:hyperlink r:id="rId17">
        <w:r>
          <w:rPr>
            <w:rStyle w:val="Hyperlink"/>
          </w:rPr>
          <w:t>DeCAF defines clinical fibroblast subtypes and multidimensional tumor-stroma crosstalk shaping prognosis and immunotherapy response</w:t>
        </w:r>
      </w:hyperlink>
      <w:r>
        <w:t xml:space="preserve">. </w:t>
      </w:r>
      <w:r>
        <w:rPr>
          <w:i/>
          <w:iCs/>
        </w:rPr>
        <w:t>Cell Reports Medicine</w:t>
      </w:r>
      <w:r>
        <w:t xml:space="preserve"> 7(2):102611.</w:t>
      </w:r>
    </w:p>
    <w:p w14:paraId="493C1AA5" w14:textId="77777777" w:rsidR="00645190" w:rsidRDefault="00000000">
      <w:pPr>
        <w:pStyle w:val="BodyText"/>
      </w:pPr>
      <w:r>
        <w:t>12.</w:t>
      </w:r>
    </w:p>
    <w:p w14:paraId="21D6FB5E" w14:textId="77777777" w:rsidR="00645190" w:rsidRDefault="00000000">
      <w:pPr>
        <w:pStyle w:val="BodyText"/>
      </w:pPr>
      <w:r>
        <w:t xml:space="preserve">Aran D, Sirota M, Butte AJ (2015) Systematic pan-cancer analysis of tumour purity. </w:t>
      </w:r>
      <w:r>
        <w:rPr>
          <w:i/>
          <w:iCs/>
        </w:rPr>
        <w:t>Nature Communications</w:t>
      </w:r>
      <w:r>
        <w:t xml:space="preserve"> 6:8971.</w:t>
      </w:r>
    </w:p>
    <w:p w14:paraId="4F760D4E" w14:textId="77777777" w:rsidR="00645190" w:rsidRDefault="00000000">
      <w:pPr>
        <w:pStyle w:val="BodyText"/>
      </w:pPr>
      <w:r>
        <w:lastRenderedPageBreak/>
        <w:t>13.</w:t>
      </w:r>
    </w:p>
    <w:p w14:paraId="7EE94019" w14:textId="77777777" w:rsidR="00645190" w:rsidRDefault="00000000">
      <w:pPr>
        <w:pStyle w:val="BodyText"/>
      </w:pPr>
      <w:r>
        <w:t xml:space="preserve">Chan-Seng-Yue M, et al. (2020) Transcription phenotypes of pancreatic cancer are driven by genomic events during tumor evolution. </w:t>
      </w:r>
      <w:r>
        <w:rPr>
          <w:i/>
          <w:iCs/>
        </w:rPr>
        <w:t>Nature Genetics</w:t>
      </w:r>
      <w:r>
        <w:t xml:space="preserve"> 52(2):231–240.</w:t>
      </w:r>
    </w:p>
    <w:p w14:paraId="554D0C52" w14:textId="77777777" w:rsidR="00645190" w:rsidRDefault="00000000">
      <w:pPr>
        <w:pStyle w:val="BodyText"/>
      </w:pPr>
      <w:r>
        <w:t>14.</w:t>
      </w:r>
    </w:p>
    <w:p w14:paraId="07DE8EC4" w14:textId="77777777" w:rsidR="00645190" w:rsidRDefault="00000000">
      <w:pPr>
        <w:pStyle w:val="BodyText"/>
      </w:pPr>
      <w:r>
        <w:t xml:space="preserve">Werba G, et al. (2023) Single-cell RNA sequencing reveals the effects of chemotherapy on human pancreatic adenocarcinoma and its tumor microenvironment. </w:t>
      </w:r>
      <w:r>
        <w:rPr>
          <w:i/>
          <w:iCs/>
        </w:rPr>
        <w:t>Nature Communications</w:t>
      </w:r>
      <w:r>
        <w:t xml:space="preserve"> 14(1):797.</w:t>
      </w:r>
    </w:p>
    <w:p w14:paraId="0017BB0A" w14:textId="77777777" w:rsidR="00645190" w:rsidRDefault="00000000">
      <w:pPr>
        <w:pStyle w:val="BodyText"/>
      </w:pPr>
      <w:r>
        <w:t>15.</w:t>
      </w:r>
    </w:p>
    <w:p w14:paraId="296F2D33" w14:textId="77777777" w:rsidR="00645190" w:rsidRDefault="00000000">
      <w:pPr>
        <w:pStyle w:val="BodyText"/>
      </w:pPr>
      <w:r>
        <w:t xml:space="preserve">Aung KL, et al. (2018) Genomics-driven precision medicine for advanced pancreatic cancer: Early results from the COMPASS trial. </w:t>
      </w:r>
      <w:r>
        <w:rPr>
          <w:i/>
          <w:iCs/>
        </w:rPr>
        <w:t>Clinical Cancer Research</w:t>
      </w:r>
      <w:r>
        <w:t xml:space="preserve"> 24(6):1344–1354.</w:t>
      </w:r>
    </w:p>
    <w:p w14:paraId="2925CAB5" w14:textId="77777777" w:rsidR="00645190" w:rsidRDefault="00000000">
      <w:pPr>
        <w:pStyle w:val="BodyText"/>
      </w:pPr>
      <w:r>
        <w:t>16.</w:t>
      </w:r>
    </w:p>
    <w:p w14:paraId="29DE4651" w14:textId="77777777" w:rsidR="00645190" w:rsidRDefault="00000000">
      <w:pPr>
        <w:pStyle w:val="BodyText"/>
      </w:pPr>
      <w:r>
        <w:t xml:space="preserve">Bair E, Hastie T, Paul D, Tibshirani R (2006) Prediction by supervised principal components. </w:t>
      </w:r>
      <w:r>
        <w:rPr>
          <w:i/>
          <w:iCs/>
        </w:rPr>
        <w:t>Journal of the American Statistical Association</w:t>
      </w:r>
      <w:r>
        <w:t xml:space="preserve"> 101(473):119–137.</w:t>
      </w:r>
    </w:p>
    <w:p w14:paraId="4F3C4C9E" w14:textId="77777777" w:rsidR="00645190" w:rsidRDefault="00000000">
      <w:pPr>
        <w:pStyle w:val="BodyText"/>
      </w:pPr>
      <w:r>
        <w:t>17.</w:t>
      </w:r>
    </w:p>
    <w:p w14:paraId="57543645" w14:textId="77777777" w:rsidR="00645190" w:rsidRDefault="00000000">
      <w:pPr>
        <w:pStyle w:val="BodyText"/>
      </w:pPr>
      <w:r>
        <w:t xml:space="preserve">Arora A, Olshen AB, Seshan VE, Shen R (2020) Pan-cancer identification of clinically relevant genomic subtypes using outcome-weighted integrative clustering. </w:t>
      </w:r>
      <w:r>
        <w:rPr>
          <w:i/>
          <w:iCs/>
        </w:rPr>
        <w:t>Genome Medicine</w:t>
      </w:r>
      <w:r>
        <w:t xml:space="preserve"> 12(1):110.</w:t>
      </w:r>
    </w:p>
    <w:p w14:paraId="54B2CBFB" w14:textId="77777777" w:rsidR="00645190" w:rsidRDefault="00000000">
      <w:pPr>
        <w:pStyle w:val="BodyText"/>
      </w:pPr>
      <w:r>
        <w:t>18.</w:t>
      </w:r>
    </w:p>
    <w:p w14:paraId="6A4850FF" w14:textId="77777777" w:rsidR="00645190" w:rsidRDefault="00000000">
      <w:pPr>
        <w:pStyle w:val="BodyText"/>
      </w:pPr>
      <w:r>
        <w:t xml:space="preserve">Gaujoux R, Seoighe C (2010) A flexible r package for nonnegative matrix factorization. </w:t>
      </w:r>
      <w:r>
        <w:rPr>
          <w:i/>
          <w:iCs/>
        </w:rPr>
        <w:t>BMC bioinformatics</w:t>
      </w:r>
      <w:r>
        <w:t xml:space="preserve"> 11(1):367.</w:t>
      </w:r>
    </w:p>
    <w:p w14:paraId="7358274B" w14:textId="77777777" w:rsidR="00645190" w:rsidRDefault="00000000">
      <w:pPr>
        <w:pStyle w:val="BodyText"/>
      </w:pPr>
      <w:r>
        <w:t>19.</w:t>
      </w:r>
    </w:p>
    <w:p w14:paraId="17E84E3A" w14:textId="77777777" w:rsidR="00645190" w:rsidRDefault="00000000">
      <w:pPr>
        <w:pStyle w:val="BodyText"/>
      </w:pPr>
      <w:r>
        <w:t xml:space="preserve">Huang Z, Salama P, Shao W, Zhang J, Huang K (2020) Low-rank reorganization via proportional hazards non-negative matrix factorization unveils survival associated gene clusters. </w:t>
      </w:r>
      <w:r>
        <w:rPr>
          <w:i/>
          <w:iCs/>
        </w:rPr>
        <w:t>arXiv preprint arXiv:200803776</w:t>
      </w:r>
      <w:r>
        <w:t>.</w:t>
      </w:r>
    </w:p>
    <w:p w14:paraId="460DC2CA" w14:textId="77777777" w:rsidR="00645190" w:rsidRDefault="00000000">
      <w:pPr>
        <w:pStyle w:val="BodyText"/>
      </w:pPr>
      <w:r>
        <w:t>20.</w:t>
      </w:r>
    </w:p>
    <w:p w14:paraId="18F6904F" w14:textId="77777777" w:rsidR="00645190" w:rsidRDefault="00000000">
      <w:pPr>
        <w:pStyle w:val="BodyText"/>
      </w:pPr>
      <w:r>
        <w:t>Le Goff V, et al. (2025) SurvNMF: Non-negative matrix factorization supervised for survival data analysis. PhD thesis (Institut Pasteur Paris; CEA).</w:t>
      </w:r>
    </w:p>
    <w:p w14:paraId="460AE0C5" w14:textId="77777777" w:rsidR="00645190" w:rsidRDefault="00000000">
      <w:pPr>
        <w:pStyle w:val="BodyText"/>
      </w:pPr>
      <w:r>
        <w:t>21.</w:t>
      </w:r>
    </w:p>
    <w:p w14:paraId="2A5DB6A4" w14:textId="77777777" w:rsidR="00645190" w:rsidRDefault="00000000">
      <w:pPr>
        <w:pStyle w:val="BodyText"/>
      </w:pPr>
      <w:r>
        <w:t xml:space="preserve">Frigyesi A, Höglund M (2008) Non-negative matrix factorization for the analysis of complex gene expression data: Identification of clinically relevant tumor subtypes. </w:t>
      </w:r>
      <w:r>
        <w:rPr>
          <w:i/>
          <w:iCs/>
        </w:rPr>
        <w:t>Cancer Informatics</w:t>
      </w:r>
      <w:r>
        <w:t xml:space="preserve"> 6:275–292.</w:t>
      </w:r>
    </w:p>
    <w:p w14:paraId="68347995" w14:textId="77777777" w:rsidR="00645190" w:rsidRDefault="00000000">
      <w:pPr>
        <w:pStyle w:val="BodyText"/>
      </w:pPr>
      <w:r>
        <w:t>22.</w:t>
      </w:r>
    </w:p>
    <w:p w14:paraId="40293853" w14:textId="77777777" w:rsidR="00645190" w:rsidRDefault="00000000">
      <w:pPr>
        <w:pStyle w:val="BodyText"/>
      </w:pPr>
      <w:r>
        <w:lastRenderedPageBreak/>
        <w:t xml:space="preserve">Raphael BJ, et al. (2017) Integrated genomic characterization of pancreatic ductal adenocarcinoma. </w:t>
      </w:r>
      <w:r>
        <w:rPr>
          <w:i/>
          <w:iCs/>
        </w:rPr>
        <w:t>Cancer cell</w:t>
      </w:r>
      <w:r>
        <w:t xml:space="preserve"> 32(2):185–203.</w:t>
      </w:r>
    </w:p>
    <w:p w14:paraId="086290E9" w14:textId="77777777" w:rsidR="00645190" w:rsidRDefault="00000000">
      <w:pPr>
        <w:pStyle w:val="BodyText"/>
      </w:pPr>
      <w:r>
        <w:t>23.</w:t>
      </w:r>
    </w:p>
    <w:p w14:paraId="485DFC6E" w14:textId="77777777" w:rsidR="00645190" w:rsidRDefault="00000000">
      <w:pPr>
        <w:pStyle w:val="BodyText"/>
      </w:pPr>
      <w:r>
        <w:t xml:space="preserve">Ellis M, et al. (2013) Clinical proteomic tumor analysis consortium (CPTAC): Connecting genomic alterations to cancer biology with proteomics: The NCI clinical proteomic tumor analysis consortium. </w:t>
      </w:r>
      <w:r>
        <w:rPr>
          <w:i/>
          <w:iCs/>
        </w:rPr>
        <w:t>Cancer Discov</w:t>
      </w:r>
      <w:r>
        <w:t xml:space="preserve"> 3:1108–1112.</w:t>
      </w:r>
    </w:p>
    <w:p w14:paraId="58A9F43B" w14:textId="77777777" w:rsidR="00645190" w:rsidRDefault="00000000">
      <w:pPr>
        <w:pStyle w:val="BodyText"/>
      </w:pPr>
      <w:r>
        <w:t>24.</w:t>
      </w:r>
    </w:p>
    <w:p w14:paraId="0B0B6755" w14:textId="77777777" w:rsidR="00645190" w:rsidRDefault="00000000">
      <w:pPr>
        <w:pStyle w:val="BodyText"/>
      </w:pPr>
      <w:r>
        <w:t xml:space="preserve">Elyada E, et al. (2019) Cross-species single-cell analysis of pancreatic ductal adenocarcinoma reveals antigen-presenting cancer-associated fibroblasts. </w:t>
      </w:r>
      <w:r>
        <w:rPr>
          <w:i/>
          <w:iCs/>
        </w:rPr>
        <w:t>Cancer Discovery</w:t>
      </w:r>
      <w:r>
        <w:t xml:space="preserve"> 9(8):1102–1123.</w:t>
      </w:r>
    </w:p>
    <w:p w14:paraId="4F87F0EF" w14:textId="77777777" w:rsidR="00645190" w:rsidRDefault="00000000">
      <w:pPr>
        <w:pStyle w:val="BodyText"/>
      </w:pPr>
      <w:r>
        <w:t>25.</w:t>
      </w:r>
    </w:p>
    <w:p w14:paraId="2D32DE7C" w14:textId="77777777" w:rsidR="00645190" w:rsidRDefault="00000000">
      <w:pPr>
        <w:pStyle w:val="BodyText"/>
      </w:pPr>
      <w:r>
        <w:t xml:space="preserve">Tishby N, Pereira FC, Bialek W (1999) The information bottleneck method. </w:t>
      </w:r>
      <w:r>
        <w:rPr>
          <w:i/>
          <w:iCs/>
        </w:rPr>
        <w:t>Proceedings of the 37th Annual Allerton Conference on Communication, Control, and Computing</w:t>
      </w:r>
      <w:r>
        <w:t>:368–377.</w:t>
      </w:r>
    </w:p>
    <w:p w14:paraId="138E16D6" w14:textId="77777777" w:rsidR="00645190" w:rsidRDefault="00000000">
      <w:pPr>
        <w:pStyle w:val="BodyText"/>
      </w:pPr>
      <w:r>
        <w:t>26.</w:t>
      </w:r>
    </w:p>
    <w:p w14:paraId="4D0ED6C6" w14:textId="77777777" w:rsidR="00645190" w:rsidRDefault="00000000">
      <w:pPr>
        <w:pStyle w:val="BodyText"/>
      </w:pPr>
      <w:r>
        <w:t xml:space="preserve">Maurer C, et al. (2019) </w:t>
      </w:r>
      <w:hyperlink r:id="rId18">
        <w:r>
          <w:rPr>
            <w:rStyle w:val="Hyperlink"/>
          </w:rPr>
          <w:t>Experimental microdissection enables functional harmonisation of pancreatic cancer subtypes</w:t>
        </w:r>
      </w:hyperlink>
      <w:r>
        <w:t xml:space="preserve">. </w:t>
      </w:r>
      <w:r>
        <w:rPr>
          <w:i/>
          <w:iCs/>
        </w:rPr>
        <w:t>Gut</w:t>
      </w:r>
      <w:r>
        <w:t xml:space="preserve"> 68(6):1034–1043.</w:t>
      </w:r>
      <w:bookmarkEnd w:id="23"/>
    </w:p>
    <w:sectPr w:rsidR="0064519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g, Xianlu" w:date="2026-03-19T09:16:00Z" w:initials="XP">
    <w:p w14:paraId="10C51116" w14:textId="77777777" w:rsidR="00E53966" w:rsidRDefault="00E53966" w:rsidP="00E53966">
      <w:r>
        <w:rPr>
          <w:rStyle w:val="CommentReference"/>
        </w:rPr>
        <w:annotationRef/>
      </w:r>
      <w:r>
        <w:rPr>
          <w:sz w:val="20"/>
          <w:szCs w:val="20"/>
        </w:rPr>
        <w:t>other citations: PurIST paper (</w:t>
      </w:r>
      <w:r>
        <w:rPr>
          <w:color w:val="202020"/>
          <w:sz w:val="20"/>
          <w:szCs w:val="20"/>
          <w:highlight w:val="white"/>
        </w:rPr>
        <w:t>PMID: 31754050</w:t>
      </w:r>
      <w:r>
        <w:rPr>
          <w:sz w:val="20"/>
          <w:szCs w:val="20"/>
        </w:rPr>
        <w:t>), DeCAF paper (</w:t>
      </w:r>
      <w:r>
        <w:rPr>
          <w:color w:val="202020"/>
          <w:sz w:val="20"/>
          <w:szCs w:val="20"/>
          <w:highlight w:val="white"/>
        </w:rPr>
        <w:t>PMID: 38798565</w:t>
      </w:r>
      <w:r>
        <w:rPr>
          <w:sz w:val="20"/>
          <w:szCs w:val="20"/>
        </w:rPr>
        <w:t xml:space="preserve">), </w:t>
      </w:r>
      <w:r>
        <w:rPr>
          <w:color w:val="202020"/>
          <w:sz w:val="20"/>
          <w:szCs w:val="20"/>
          <w:highlight w:val="white"/>
        </w:rPr>
        <w:t>PMID: 30718832</w:t>
      </w:r>
    </w:p>
  </w:comment>
  <w:comment w:id="1" w:author="Peng, Xianlu" w:date="2026-03-19T09:17:00Z" w:initials="XP">
    <w:p w14:paraId="1D8BD881" w14:textId="77777777" w:rsidR="00E53966" w:rsidRDefault="00E53966" w:rsidP="00E53966">
      <w:r>
        <w:rPr>
          <w:rStyle w:val="CommentReference"/>
        </w:rPr>
        <w:annotationRef/>
      </w:r>
      <w:r>
        <w:rPr>
          <w:sz w:val="20"/>
          <w:szCs w:val="20"/>
        </w:rPr>
        <w:t>also cite: moffitt et al, and bailey (</w:t>
      </w:r>
      <w:r>
        <w:rPr>
          <w:color w:val="202020"/>
          <w:sz w:val="20"/>
          <w:szCs w:val="20"/>
          <w:highlight w:val="white"/>
        </w:rPr>
        <w:t>PMID: 28810144</w:t>
      </w:r>
      <w:r>
        <w:rPr>
          <w:sz w:val="20"/>
          <w:szCs w:val="20"/>
        </w:rPr>
        <w:t>)</w:t>
      </w:r>
    </w:p>
  </w:comment>
  <w:comment w:id="9" w:author="Peng, Xianlu" w:date="2026-03-19T09:22:00Z" w:initials="XP">
    <w:p w14:paraId="09E01FD3" w14:textId="77777777" w:rsidR="00766E15" w:rsidRDefault="00086B1B" w:rsidP="00766E15">
      <w:r>
        <w:rPr>
          <w:rStyle w:val="CommentReference"/>
        </w:rPr>
        <w:annotationRef/>
      </w:r>
      <w:r w:rsidR="00766E15">
        <w:rPr>
          <w:sz w:val="20"/>
          <w:szCs w:val="20"/>
        </w:rPr>
        <w:t>cite: decaf paper. Please refer to the decaf paper to cite Maurer, Chan-Seng-Yue, Puleo, etc respectively.</w:t>
      </w:r>
    </w:p>
  </w:comment>
  <w:comment w:id="11" w:author="Peng, Xianlu" w:date="2026-03-19T09:22:00Z" w:initials="XP">
    <w:p w14:paraId="06F54074" w14:textId="7F22F535" w:rsidR="00086B1B" w:rsidRDefault="00086B1B" w:rsidP="00086B1B">
      <w:r>
        <w:rPr>
          <w:rStyle w:val="CommentReference"/>
        </w:rPr>
        <w:annotationRef/>
      </w:r>
      <w:r>
        <w:rPr>
          <w:sz w:val="20"/>
          <w:szCs w:val="20"/>
        </w:rPr>
        <w:t xml:space="preserve">cite: </w:t>
      </w:r>
      <w:r>
        <w:rPr>
          <w:color w:val="1A1A1A"/>
          <w:sz w:val="20"/>
          <w:szCs w:val="20"/>
        </w:rPr>
        <w:t xml:space="preserve">PMID: </w:t>
      </w:r>
      <w:hyperlink r:id="rId1" w:history="1">
        <w:r w:rsidRPr="00652B58">
          <w:rPr>
            <w:rStyle w:val="Hyperlink"/>
            <w:sz w:val="20"/>
            <w:szCs w:val="20"/>
          </w:rPr>
          <w:t>31197017</w:t>
        </w:r>
      </w:hyperlink>
    </w:p>
  </w:comment>
  <w:comment w:id="12" w:author="Peng, Xianlu" w:date="2026-03-19T09:23:00Z" w:initials="XP">
    <w:p w14:paraId="198057D8" w14:textId="77777777" w:rsidR="00086B1B" w:rsidRDefault="00086B1B" w:rsidP="00086B1B">
      <w:r>
        <w:rPr>
          <w:rStyle w:val="CommentReference"/>
        </w:rPr>
        <w:annotationRef/>
      </w:r>
      <w:r>
        <w:rPr>
          <w:sz w:val="20"/>
          <w:szCs w:val="20"/>
        </w:rPr>
        <w:t>cite: scissors paper (</w:t>
      </w:r>
      <w:r>
        <w:rPr>
          <w:color w:val="202020"/>
          <w:sz w:val="20"/>
          <w:szCs w:val="20"/>
          <w:highlight w:val="white"/>
        </w:rPr>
        <w:t>PMID: 37498558</w:t>
      </w:r>
      <w:r>
        <w:rPr>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C51116" w15:done="0"/>
  <w15:commentEx w15:paraId="1D8BD881" w15:done="0"/>
  <w15:commentEx w15:paraId="09E01FD3" w15:done="0"/>
  <w15:commentEx w15:paraId="06F54074" w15:done="0"/>
  <w15:commentEx w15:paraId="198057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EC825" w16cex:dateUtc="2026-03-19T13:16:00Z"/>
  <w16cex:commentExtensible w16cex:durableId="2417932A" w16cex:dateUtc="2026-03-19T13:17:00Z"/>
  <w16cex:commentExtensible w16cex:durableId="2C2B8CB2" w16cex:dateUtc="2026-03-19T13:22:00Z"/>
  <w16cex:commentExtensible w16cex:durableId="2EEAD3E7" w16cex:dateUtc="2026-03-19T13:22:00Z"/>
  <w16cex:commentExtensible w16cex:durableId="14E86C7F" w16cex:dateUtc="2026-03-19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C51116" w16cid:durableId="59EEC825"/>
  <w16cid:commentId w16cid:paraId="1D8BD881" w16cid:durableId="2417932A"/>
  <w16cid:commentId w16cid:paraId="09E01FD3" w16cid:durableId="2C2B8CB2"/>
  <w16cid:commentId w16cid:paraId="06F54074" w16cid:durableId="2EEAD3E7"/>
  <w16cid:commentId w16cid:paraId="198057D8" w16cid:durableId="14E86C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896FF" w14:textId="77777777" w:rsidR="00862DEC" w:rsidRDefault="00862DEC">
      <w:pPr>
        <w:spacing w:after="0"/>
      </w:pPr>
      <w:r>
        <w:separator/>
      </w:r>
    </w:p>
  </w:endnote>
  <w:endnote w:type="continuationSeparator" w:id="0">
    <w:p w14:paraId="74377A14" w14:textId="77777777" w:rsidR="00862DEC" w:rsidRDefault="00862D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B07C" w14:textId="77777777" w:rsidR="00862DEC" w:rsidRDefault="00862DEC">
      <w:r>
        <w:separator/>
      </w:r>
    </w:p>
  </w:footnote>
  <w:footnote w:type="continuationSeparator" w:id="0">
    <w:p w14:paraId="51315BC1" w14:textId="77777777" w:rsidR="00862DEC" w:rsidRDefault="00862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46D8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389780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g, Xianlu">
    <w15:presenceInfo w15:providerId="AD" w15:userId="S::xlpeng@AD.UNC.EDU::ce200967-d1e4-42ca-8ee9-d748d8ca06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5190"/>
    <w:rsid w:val="00086B1B"/>
    <w:rsid w:val="00270825"/>
    <w:rsid w:val="00645190"/>
    <w:rsid w:val="00766E15"/>
    <w:rsid w:val="00862DEC"/>
    <w:rsid w:val="00E539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C18A72"/>
  <w15:docId w15:val="{6FE8F943-A7A0-624E-B3BA-2CA2E98F5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53966"/>
    <w:pPr>
      <w:spacing w:after="0"/>
    </w:pPr>
  </w:style>
  <w:style w:type="character" w:styleId="CommentReference">
    <w:name w:val="annotation reference"/>
    <w:basedOn w:val="DefaultParagraphFont"/>
    <w:rsid w:val="00E53966"/>
    <w:rPr>
      <w:sz w:val="16"/>
      <w:szCs w:val="16"/>
    </w:rPr>
  </w:style>
  <w:style w:type="paragraph" w:styleId="CommentText">
    <w:name w:val="annotation text"/>
    <w:basedOn w:val="Normal"/>
    <w:link w:val="CommentTextChar"/>
    <w:rsid w:val="00E53966"/>
    <w:rPr>
      <w:sz w:val="20"/>
      <w:szCs w:val="20"/>
    </w:rPr>
  </w:style>
  <w:style w:type="character" w:customStyle="1" w:styleId="CommentTextChar">
    <w:name w:val="Comment Text Char"/>
    <w:basedOn w:val="DefaultParagraphFont"/>
    <w:link w:val="CommentText"/>
    <w:rsid w:val="00E53966"/>
    <w:rPr>
      <w:sz w:val="20"/>
      <w:szCs w:val="20"/>
    </w:rPr>
  </w:style>
  <w:style w:type="paragraph" w:styleId="CommentSubject">
    <w:name w:val="annotation subject"/>
    <w:basedOn w:val="CommentText"/>
    <w:next w:val="CommentText"/>
    <w:link w:val="CommentSubjectChar"/>
    <w:rsid w:val="00E53966"/>
    <w:rPr>
      <w:b/>
      <w:bCs/>
    </w:rPr>
  </w:style>
  <w:style w:type="character" w:customStyle="1" w:styleId="CommentSubjectChar">
    <w:name w:val="Comment Subject Char"/>
    <w:basedOn w:val="CommentTextChar"/>
    <w:link w:val="CommentSubject"/>
    <w:rsid w:val="00E53966"/>
    <w:rPr>
      <w:b/>
      <w:bCs/>
      <w:sz w:val="20"/>
      <w:szCs w:val="20"/>
    </w:rPr>
  </w:style>
  <w:style w:type="character" w:styleId="UnresolvedMention">
    <w:name w:val="Unresolved Mention"/>
    <w:basedOn w:val="DefaultParagraphFont"/>
    <w:uiPriority w:val="99"/>
    <w:semiHidden/>
    <w:unhideWhenUsed/>
    <w:rsid w:val="00086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pubmed.ncbi.nlm.nih.gov/31197017/"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emf"/><Relationship Id="rId18" Type="http://schemas.openxmlformats.org/officeDocument/2006/relationships/hyperlink" Target="https://doi.org/10.1136/gutjnl-2018-31770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ayoung31/DeSurv" TargetMode="External"/><Relationship Id="rId17" Type="http://schemas.openxmlformats.org/officeDocument/2006/relationships/hyperlink" Target="https://doi.org/10.1016/j.xcrm.2026.102611" TargetMode="External"/><Relationship Id="rId2" Type="http://schemas.openxmlformats.org/officeDocument/2006/relationships/numbering" Target="numbering.xml"/><Relationship Id="rId16" Type="http://schemas.openxmlformats.org/officeDocument/2006/relationships/hyperlink" Target="https://doi.org/10.1038/nature16965"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F5B2F-9FA0-8E41-A59D-2B03BA12D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5377</Words>
  <Characters>34580</Characters>
  <Application>Microsoft Office Word</Application>
  <DocSecurity>0</DocSecurity>
  <Lines>540</Lines>
  <Paragraphs>131</Paragraphs>
  <ScaleCrop>false</ScaleCrop>
  <HeadingPairs>
    <vt:vector size="2" baseType="variant">
      <vt:variant>
        <vt:lpstr>Title</vt:lpstr>
      </vt:variant>
      <vt:variant>
        <vt:i4>1</vt:i4>
      </vt:variant>
    </vt:vector>
  </HeadingPairs>
  <TitlesOfParts>
    <vt:vector size="1" baseType="lpstr">
      <vt:lpstr>Survival-guided matrix factorization identifies reproducible prognostic programs in pancreatic cancer</vt:lpstr>
    </vt:vector>
  </TitlesOfParts>
  <Company/>
  <LinksUpToDate>false</LinksUpToDate>
  <CharactersWithSpaces>39826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Survival-guided matrix factorization identifies reproducible prognostic programs in pancreatic cancer</dc:title>
  <dc:creator>Amber M. Young</dc:creator>
  <cp:keywords/>
  <cp:lastModifiedBy>Peng, Xianlu</cp:lastModifiedBy>
  <cp:revision>3</cp:revision>
  <dcterms:created xsi:type="dcterms:W3CDTF">2026-03-11T21:08:00Z</dcterms:created>
  <dcterms:modified xsi:type="dcterms:W3CDTF">2026-03-19T13:24:00Z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paper/references_30102025.bib</vt:lpwstr>
  </property>
  <property fmtid="{D5CDD505-2E9C-101B-9397-08002B2CF9AE}" pid="3" name="csl">
    <vt:lpwstr>paper/pnas.csl</vt:lpwstr>
  </property>
</Properties>
</file>